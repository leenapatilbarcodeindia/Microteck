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10279248"/>
        <w:docPartObj>
          <w:docPartGallery w:val="Cover Pages"/>
          <w:docPartUnique/>
        </w:docPartObj>
      </w:sdtPr>
      <w:sdtEndPr/>
      <w:sdtContent>
        <w:p w14:paraId="17B4EF41" w14:textId="6415B868" w:rsidR="002206ED" w:rsidRDefault="002206ED" w:rsidP="00D66FFE">
          <w:pPr>
            <w:spacing w:line="360" w:lineRule="auto"/>
          </w:pPr>
          <w:r>
            <w:rPr>
              <w:noProof/>
              <w:lang w:val="en-IN" w:eastAsia="en-IN"/>
            </w:rPr>
            <w:drawing>
              <wp:anchor distT="0" distB="0" distL="114300" distR="114300" simplePos="0" relativeHeight="252853248" behindDoc="0" locked="0" layoutInCell="1" allowOverlap="1" wp14:anchorId="03F65EF4" wp14:editId="1034ED00">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2860416" behindDoc="0" locked="0" layoutInCell="1" allowOverlap="1" wp14:anchorId="706E7557" wp14:editId="5974CAFA">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24552371" w:rsidR="002206ED" w:rsidRDefault="000734B0" w:rsidP="00D66FFE">
          <w:pPr>
            <w:spacing w:after="200" w:line="360" w:lineRule="auto"/>
          </w:pPr>
          <w:r>
            <w:rPr>
              <w:noProof/>
              <w:lang w:val="en-IN" w:eastAsia="en-IN"/>
            </w:rPr>
            <mc:AlternateContent>
              <mc:Choice Requires="wps">
                <w:drawing>
                  <wp:anchor distT="0" distB="0" distL="114300" distR="114300" simplePos="0" relativeHeight="252861440" behindDoc="0" locked="0" layoutInCell="1" allowOverlap="1" wp14:anchorId="6D688C15" wp14:editId="709BB893">
                    <wp:simplePos x="0" y="0"/>
                    <wp:positionH relativeFrom="column">
                      <wp:posOffset>-443230</wp:posOffset>
                    </wp:positionH>
                    <wp:positionV relativeFrom="paragraph">
                      <wp:posOffset>201959</wp:posOffset>
                    </wp:positionV>
                    <wp:extent cx="3023858"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858"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B64E2" w14:textId="100E880C" w:rsidR="007C38B2" w:rsidRDefault="007C38B2" w:rsidP="002206ED">
                                <w:r>
                                  <w:rPr>
                                    <w:rFonts w:ascii="Cambria" w:hAnsi="Cambria"/>
                                    <w:color w:val="FFFFFF" w:themeColor="background1"/>
                                    <w:sz w:val="48"/>
                                    <w:szCs w:val="48"/>
                                  </w:rPr>
                                  <w:t xml:space="preserve">MES Traceability Solution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4.9pt;margin-top:15.9pt;width:238.1pt;height:117.6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" filled="f" stroked="f" strokeweight=".5pt">
                    <v:path arrowok="t"/>
                    <v:textbox>
                      <w:txbxContent>
                        <w:p w14:paraId="204B64E2" w14:textId="100E880C" w:rsidR="007C38B2" w:rsidRDefault="007C38B2" w:rsidP="002206ED">
                          <w:r>
                            <w:rPr>
                              <w:rFonts w:ascii="Cambria" w:hAnsi="Cambria"/>
                              <w:color w:val="FFFFFF" w:themeColor="background1"/>
                              <w:sz w:val="48"/>
                              <w:szCs w:val="48"/>
                            </w:rPr>
                            <w:t xml:space="preserve">MES Traceability Solution </w:t>
                          </w:r>
                        </w:p>
                      </w:txbxContent>
                    </v:textbox>
                  </v:shape>
                </w:pict>
              </mc:Fallback>
            </mc:AlternateContent>
          </w:r>
        </w:p>
        <w:p w14:paraId="4BE9FC39" w14:textId="62A663F2" w:rsidR="002206ED" w:rsidRDefault="002206ED" w:rsidP="00D66FFE">
          <w:pPr>
            <w:spacing w:after="200" w:line="360" w:lineRule="auto"/>
          </w:pPr>
        </w:p>
        <w:p w14:paraId="6A7DEC6C" w14:textId="77777777" w:rsidR="002206ED" w:rsidRDefault="002206ED" w:rsidP="00D66FFE">
          <w:pPr>
            <w:spacing w:after="200" w:line="360" w:lineRule="auto"/>
          </w:pPr>
        </w:p>
        <w:p w14:paraId="7BE3E3A4" w14:textId="77777777" w:rsidR="002206ED" w:rsidRDefault="002206ED" w:rsidP="00D66FFE">
          <w:pPr>
            <w:spacing w:after="200" w:line="360" w:lineRule="auto"/>
          </w:pPr>
        </w:p>
        <w:p w14:paraId="70A106CE" w14:textId="3B835121" w:rsidR="002206ED" w:rsidRDefault="00C80785" w:rsidP="00D66FFE">
          <w:pPr>
            <w:spacing w:after="200" w:line="360" w:lineRule="auto"/>
          </w:pPr>
          <w:r w:rsidRPr="00F418C2">
            <w:rPr>
              <w:noProof/>
              <w:color w:val="FFFFFF" w:themeColor="background1"/>
              <w:lang w:val="en-IN" w:eastAsia="en-IN"/>
            </w:rPr>
            <mc:AlternateContent>
              <mc:Choice Requires="wps">
                <w:drawing>
                  <wp:anchor distT="4294967295" distB="4294967295" distL="114300" distR="114300" simplePos="0" relativeHeight="252863488" behindDoc="0" locked="0" layoutInCell="1" allowOverlap="1" wp14:anchorId="584577A3" wp14:editId="2104E4DA">
                    <wp:simplePos x="0" y="0"/>
                    <wp:positionH relativeFrom="margin">
                      <wp:posOffset>-324322</wp:posOffset>
                    </wp:positionH>
                    <wp:positionV relativeFrom="paragraph">
                      <wp:posOffset>363855</wp:posOffset>
                    </wp:positionV>
                    <wp:extent cx="2011680" cy="0"/>
                    <wp:effectExtent l="0" t="0" r="7620" b="1270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8235B89" id="Straight Connector 2274" o:spid="_x0000_s1026" style="position:absolute;z-index:2528634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5.55pt,28.65pt" to="132.8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" strokecolor="white [3212]" strokeweight=".5pt">
                    <v:stroke joinstyle="miter"/>
                    <o:lock v:ext="edit" shapetype="f"/>
                    <w10:wrap anchorx="margin"/>
                  </v:line>
                </w:pict>
              </mc:Fallback>
            </mc:AlternateContent>
          </w:r>
        </w:p>
        <w:p w14:paraId="6C8F1354" w14:textId="449C5C5A" w:rsidR="002206ED" w:rsidRDefault="007F5E55" w:rsidP="00D66FFE">
          <w:pPr>
            <w:spacing w:after="200" w:line="360" w:lineRule="auto"/>
          </w:pPr>
          <w:r>
            <w:rPr>
              <w:noProof/>
              <w:lang w:val="en-IN" w:eastAsia="en-IN"/>
            </w:rPr>
            <mc:AlternateContent>
              <mc:Choice Requires="wps">
                <w:drawing>
                  <wp:anchor distT="0" distB="0" distL="114300" distR="114300" simplePos="0" relativeHeight="252862464" behindDoc="0" locked="0" layoutInCell="1" allowOverlap="1" wp14:anchorId="605EB5AC" wp14:editId="53CC4600">
                    <wp:simplePos x="0" y="0"/>
                    <wp:positionH relativeFrom="column">
                      <wp:posOffset>-431321</wp:posOffset>
                    </wp:positionH>
                    <wp:positionV relativeFrom="paragraph">
                      <wp:posOffset>165903</wp:posOffset>
                    </wp:positionV>
                    <wp:extent cx="3004185" cy="690113"/>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4185" cy="6901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61574EA8" w:rsidR="007C38B2" w:rsidRPr="007F5E55" w:rsidRDefault="007C38B2" w:rsidP="002206ED">
                                <w:pPr>
                                  <w:rPr>
                                    <w:rFonts w:ascii="Cambria" w:hAnsi="Cambria"/>
                                    <w:bCs/>
                                    <w:color w:val="FFFFFF" w:themeColor="background1"/>
                                    <w:sz w:val="36"/>
                                    <w:szCs w:val="26"/>
                                    <w:lang w:val="en-IN"/>
                                  </w:rPr>
                                </w:pPr>
                                <w:proofErr w:type="spellStart"/>
                                <w:r>
                                  <w:rPr>
                                    <w:rFonts w:ascii="Cambria" w:hAnsi="Cambria"/>
                                    <w:bCs/>
                                    <w:color w:val="FFFFFF" w:themeColor="background1"/>
                                    <w:sz w:val="36"/>
                                    <w:szCs w:val="26"/>
                                    <w:lang w:val="en-IN"/>
                                  </w:rPr>
                                  <w:t>Microtek</w:t>
                                </w:r>
                                <w:proofErr w:type="spellEnd"/>
                                <w:r>
                                  <w:rPr>
                                    <w:rFonts w:ascii="Cambria" w:hAnsi="Cambria"/>
                                    <w:bCs/>
                                    <w:color w:val="FFFFFF" w:themeColor="background1"/>
                                    <w:sz w:val="36"/>
                                    <w:szCs w:val="26"/>
                                    <w:lang w:val="en-IN"/>
                                  </w:rPr>
                                  <w:t xml:space="preserve"> International </w:t>
                                </w:r>
                                <w:proofErr w:type="spellStart"/>
                                <w:r>
                                  <w:rPr>
                                    <w:rFonts w:ascii="Cambria" w:hAnsi="Cambria"/>
                                    <w:bCs/>
                                    <w:color w:val="FFFFFF" w:themeColor="background1"/>
                                    <w:sz w:val="36"/>
                                    <w:szCs w:val="26"/>
                                    <w:lang w:val="en-IN"/>
                                  </w:rPr>
                                  <w:t>Pvt.</w:t>
                                </w:r>
                                <w:proofErr w:type="spellEnd"/>
                                <w:r>
                                  <w:rPr>
                                    <w:rFonts w:ascii="Cambria" w:hAnsi="Cambria"/>
                                    <w:bCs/>
                                    <w:color w:val="FFFFFF" w:themeColor="background1"/>
                                    <w:sz w:val="36"/>
                                    <w:szCs w:val="26"/>
                                    <w:lang w:val="en-IN"/>
                                  </w:rPr>
                                  <w:t xml:space="preserve">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3.95pt;margin-top:13.05pt;width:236.55pt;height:54.3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" filled="f" stroked="f" strokeweight=".5pt">
                    <v:path arrowok="t"/>
                    <v:textbox>
                      <w:txbxContent>
                        <w:p w14:paraId="0769E355" w14:textId="61574EA8" w:rsidR="007C38B2" w:rsidRPr="007F5E55" w:rsidRDefault="007C38B2" w:rsidP="002206ED">
                          <w:pPr>
                            <w:rPr>
                              <w:rFonts w:ascii="Cambria" w:hAnsi="Cambria"/>
                              <w:bCs/>
                              <w:color w:val="FFFFFF" w:themeColor="background1"/>
                              <w:sz w:val="36"/>
                              <w:szCs w:val="26"/>
                              <w:lang w:val="en-IN"/>
                            </w:rPr>
                          </w:pPr>
                          <w:proofErr w:type="spellStart"/>
                          <w:r>
                            <w:rPr>
                              <w:rFonts w:ascii="Cambria" w:hAnsi="Cambria"/>
                              <w:bCs/>
                              <w:color w:val="FFFFFF" w:themeColor="background1"/>
                              <w:sz w:val="36"/>
                              <w:szCs w:val="26"/>
                              <w:lang w:val="en-IN"/>
                            </w:rPr>
                            <w:t>Microtek</w:t>
                          </w:r>
                          <w:proofErr w:type="spellEnd"/>
                          <w:r>
                            <w:rPr>
                              <w:rFonts w:ascii="Cambria" w:hAnsi="Cambria"/>
                              <w:bCs/>
                              <w:color w:val="FFFFFF" w:themeColor="background1"/>
                              <w:sz w:val="36"/>
                              <w:szCs w:val="26"/>
                              <w:lang w:val="en-IN"/>
                            </w:rPr>
                            <w:t xml:space="preserve"> International </w:t>
                          </w:r>
                          <w:proofErr w:type="spellStart"/>
                          <w:r>
                            <w:rPr>
                              <w:rFonts w:ascii="Cambria" w:hAnsi="Cambria"/>
                              <w:bCs/>
                              <w:color w:val="FFFFFF" w:themeColor="background1"/>
                              <w:sz w:val="36"/>
                              <w:szCs w:val="26"/>
                              <w:lang w:val="en-IN"/>
                            </w:rPr>
                            <w:t>Pvt.</w:t>
                          </w:r>
                          <w:proofErr w:type="spellEnd"/>
                          <w:r>
                            <w:rPr>
                              <w:rFonts w:ascii="Cambria" w:hAnsi="Cambria"/>
                              <w:bCs/>
                              <w:color w:val="FFFFFF" w:themeColor="background1"/>
                              <w:sz w:val="36"/>
                              <w:szCs w:val="26"/>
                              <w:lang w:val="en-IN"/>
                            </w:rPr>
                            <w:t xml:space="preserve"> Ltd.</w:t>
                          </w:r>
                        </w:p>
                      </w:txbxContent>
                    </v:textbox>
                  </v:shape>
                </w:pict>
              </mc:Fallback>
            </mc:AlternateContent>
          </w:r>
        </w:p>
        <w:p w14:paraId="47E57F84" w14:textId="31C65631" w:rsidR="002206ED" w:rsidRDefault="002206ED" w:rsidP="00D66FFE">
          <w:pPr>
            <w:spacing w:after="200" w:line="360" w:lineRule="auto"/>
          </w:pPr>
        </w:p>
        <w:p w14:paraId="4A59CA7D" w14:textId="20E552DF" w:rsidR="002206ED" w:rsidRDefault="00E23DCB" w:rsidP="00D66FFE">
          <w:pPr>
            <w:spacing w:after="200" w:line="360" w:lineRule="auto"/>
          </w:pPr>
          <w:r>
            <w:rPr>
              <w:noProof/>
              <w:lang w:val="en-IN" w:eastAsia="en-IN"/>
            </w:rPr>
            <mc:AlternateContent>
              <mc:Choice Requires="wps">
                <w:drawing>
                  <wp:anchor distT="0" distB="0" distL="114300" distR="114300" simplePos="0" relativeHeight="252864512" behindDoc="0" locked="0" layoutInCell="1" allowOverlap="1" wp14:anchorId="630FE7A8" wp14:editId="124D4786">
                    <wp:simplePos x="0" y="0"/>
                    <wp:positionH relativeFrom="column">
                      <wp:posOffset>-420370</wp:posOffset>
                    </wp:positionH>
                    <wp:positionV relativeFrom="paragraph">
                      <wp:posOffset>154305</wp:posOffset>
                    </wp:positionV>
                    <wp:extent cx="3053751"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51" cy="329565"/>
                            </a:xfrm>
                            <a:prstGeom prst="rect">
                              <a:avLst/>
                            </a:prstGeom>
                            <a:noFill/>
                            <a:ln w="6350">
                              <a:noFill/>
                            </a:ln>
                          </wps:spPr>
                          <wps:txbx>
                            <w:txbxContent>
                              <w:p w14:paraId="0442F452" w14:textId="17970179" w:rsidR="007C38B2" w:rsidRPr="001D151D" w:rsidRDefault="007C38B2" w:rsidP="002206ED">
                                <w:pPr>
                                  <w:rPr>
                                    <w:color w:val="FFFFFF" w:themeColor="background1"/>
                                    <w:sz w:val="26"/>
                                    <w:szCs w:val="26"/>
                                    <w:lang w:val="en-IN"/>
                                  </w:rPr>
                                </w:pPr>
                                <w:r w:rsidRPr="001D151D">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8" type="#_x0000_t202" style="position:absolute;margin-left:-33.1pt;margin-top:12.15pt;width:240.45pt;height:25.95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" filled="f" stroked="f" strokeweight=".5pt">
                    <v:textbox>
                      <w:txbxContent>
                        <w:p w14:paraId="0442F452" w14:textId="17970179" w:rsidR="007C38B2" w:rsidRPr="001D151D" w:rsidRDefault="007C38B2" w:rsidP="002206ED">
                          <w:pPr>
                            <w:rPr>
                              <w:color w:val="FFFFFF" w:themeColor="background1"/>
                              <w:sz w:val="26"/>
                              <w:szCs w:val="26"/>
                              <w:lang w:val="en-IN"/>
                            </w:rPr>
                          </w:pPr>
                          <w:r w:rsidRPr="001D151D">
                            <w:rPr>
                              <w:color w:val="FFFFFF" w:themeColor="background1"/>
                              <w:sz w:val="26"/>
                              <w:szCs w:val="26"/>
                              <w:lang w:val="en-IN"/>
                            </w:rPr>
                            <w:t xml:space="preserve">Software Requirement Specification (SRS) </w:t>
                          </w:r>
                        </w:p>
                      </w:txbxContent>
                    </v:textbox>
                  </v:shape>
                </w:pict>
              </mc:Fallback>
            </mc:AlternateContent>
          </w:r>
        </w:p>
        <w:p w14:paraId="5497C302" w14:textId="212C9378" w:rsidR="001942BC" w:rsidRDefault="001D151D" w:rsidP="00D66FFE">
          <w:pPr>
            <w:spacing w:after="200" w:line="360" w:lineRule="auto"/>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r>
            <w:rPr>
              <w:noProof/>
              <w:lang w:val="en-IN" w:eastAsia="en-IN"/>
            </w:rPr>
            <mc:AlternateContent>
              <mc:Choice Requires="wps">
                <w:drawing>
                  <wp:anchor distT="0" distB="0" distL="114300" distR="114300" simplePos="0" relativeHeight="252868608" behindDoc="0" locked="0" layoutInCell="1" allowOverlap="1" wp14:anchorId="6AC6029F" wp14:editId="2DC4EF3E">
                    <wp:simplePos x="0" y="0"/>
                    <wp:positionH relativeFrom="column">
                      <wp:posOffset>-442595</wp:posOffset>
                    </wp:positionH>
                    <wp:positionV relativeFrom="paragraph">
                      <wp:posOffset>635635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0030D36F" w:rsidR="007C38B2" w:rsidRPr="00EB52E1" w:rsidRDefault="007C38B2"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9" type="#_x0000_t202" style="position:absolute;margin-left:-34.85pt;margin-top:50.05pt;width:231pt;height:25.95pt;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" filled="f" stroked="f" strokeweight=".5pt">
                    <v:textbox>
                      <w:txbxContent>
                        <w:p w14:paraId="12AF5610" w14:textId="0030D36F" w:rsidR="007C38B2" w:rsidRPr="00EB52E1" w:rsidRDefault="007C38B2"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59392" behindDoc="0" locked="0" layoutInCell="1" allowOverlap="1" wp14:anchorId="7B4C907C" wp14:editId="276D6D46">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1CEEC900" w:rsidR="007C38B2" w:rsidRPr="00B51481" w:rsidRDefault="007C38B2"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xml:space="preserve">, 145 </w:t>
                                </w:r>
                                <w:proofErr w:type="spellStart"/>
                                <w:r>
                                  <w:rPr>
                                    <w:rFonts w:ascii="Calibri Light" w:hAnsi="Calibri Light" w:cs="Calibri Light"/>
                                    <w:color w:val="7F7F7F" w:themeColor="text1" w:themeTint="80"/>
                                    <w:sz w:val="22"/>
                                  </w:rPr>
                                  <w:t>Udyog</w:t>
                                </w:r>
                                <w:proofErr w:type="spellEnd"/>
                                <w:r>
                                  <w:rPr>
                                    <w:rFonts w:ascii="Calibri Light" w:hAnsi="Calibri Light" w:cs="Calibri Light"/>
                                    <w:color w:val="7F7F7F" w:themeColor="text1" w:themeTint="80"/>
                                    <w:sz w:val="22"/>
                                  </w:rPr>
                                  <w:t xml:space="preserve"> </w:t>
                                </w:r>
                                <w:proofErr w:type="spellStart"/>
                                <w:r>
                                  <w:rPr>
                                    <w:rFonts w:ascii="Calibri Light" w:hAnsi="Calibri Light" w:cs="Calibri Light"/>
                                    <w:color w:val="7F7F7F" w:themeColor="text1" w:themeTint="80"/>
                                    <w:sz w:val="22"/>
                                  </w:rPr>
                                  <w:t>Vihar</w:t>
                                </w:r>
                                <w:proofErr w:type="spellEnd"/>
                                <w:r>
                                  <w:rPr>
                                    <w:rFonts w:ascii="Calibri Light" w:hAnsi="Calibri Light" w:cs="Calibri Light"/>
                                    <w:color w:val="7F7F7F" w:themeColor="text1" w:themeTint="80"/>
                                    <w:sz w:val="22"/>
                                  </w:rPr>
                                  <w:t xml:space="preserve"> Phase 1</w:t>
                                </w:r>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7C38B2" w:rsidRPr="00AC2A8F" w:rsidRDefault="007C38B2" w:rsidP="002206ED">
                                <w:pPr>
                                  <w:rPr>
                                    <w:color w:val="7F7F7F" w:themeColor="text1" w:themeTint="80"/>
                                    <w:sz w:val="16"/>
                                  </w:rPr>
                                </w:pPr>
                              </w:p>
                              <w:p w14:paraId="383FC543" w14:textId="77777777" w:rsidR="007C38B2" w:rsidRPr="00AC2A8F" w:rsidRDefault="007C38B2" w:rsidP="002206ED">
                                <w:pPr>
                                  <w:rPr>
                                    <w:color w:val="7F7F7F" w:themeColor="text1" w:themeTint="80"/>
                                    <w:sz w:val="16"/>
                                  </w:rPr>
                                </w:pPr>
                              </w:p>
                              <w:p w14:paraId="017F7662" w14:textId="77777777" w:rsidR="007C38B2" w:rsidRPr="00AC2A8F" w:rsidRDefault="007C38B2" w:rsidP="002206ED">
                                <w:pPr>
                                  <w:rPr>
                                    <w:color w:val="7F7F7F" w:themeColor="text1" w:themeTint="80"/>
                                    <w:sz w:val="16"/>
                                  </w:rPr>
                                </w:pPr>
                              </w:p>
                              <w:p w14:paraId="11ED43B4" w14:textId="77777777" w:rsidR="007C38B2" w:rsidRPr="00AC2A8F" w:rsidRDefault="007C38B2"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0" type="#_x0000_t202" style="position:absolute;margin-left:23.3pt;margin-top:491pt;width:532.8pt;height:26pt;z-index:25285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33YNA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" filled="f" stroked="f" strokeweight=".5pt">
                    <v:textbox>
                      <w:txbxContent>
                        <w:p w14:paraId="563668C5" w14:textId="1CEEC900" w:rsidR="007C38B2" w:rsidRPr="00B51481" w:rsidRDefault="007C38B2"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xml:space="preserve">, 145 </w:t>
                          </w:r>
                          <w:proofErr w:type="spellStart"/>
                          <w:r>
                            <w:rPr>
                              <w:rFonts w:ascii="Calibri Light" w:hAnsi="Calibri Light" w:cs="Calibri Light"/>
                              <w:color w:val="7F7F7F" w:themeColor="text1" w:themeTint="80"/>
                              <w:sz w:val="22"/>
                            </w:rPr>
                            <w:t>Udyog</w:t>
                          </w:r>
                          <w:proofErr w:type="spellEnd"/>
                          <w:r>
                            <w:rPr>
                              <w:rFonts w:ascii="Calibri Light" w:hAnsi="Calibri Light" w:cs="Calibri Light"/>
                              <w:color w:val="7F7F7F" w:themeColor="text1" w:themeTint="80"/>
                              <w:sz w:val="22"/>
                            </w:rPr>
                            <w:t xml:space="preserve"> </w:t>
                          </w:r>
                          <w:proofErr w:type="spellStart"/>
                          <w:r>
                            <w:rPr>
                              <w:rFonts w:ascii="Calibri Light" w:hAnsi="Calibri Light" w:cs="Calibri Light"/>
                              <w:color w:val="7F7F7F" w:themeColor="text1" w:themeTint="80"/>
                              <w:sz w:val="22"/>
                            </w:rPr>
                            <w:t>Vihar</w:t>
                          </w:r>
                          <w:proofErr w:type="spellEnd"/>
                          <w:r>
                            <w:rPr>
                              <w:rFonts w:ascii="Calibri Light" w:hAnsi="Calibri Light" w:cs="Calibri Light"/>
                              <w:color w:val="7F7F7F" w:themeColor="text1" w:themeTint="80"/>
                              <w:sz w:val="22"/>
                            </w:rPr>
                            <w:t xml:space="preserve"> Phase 1</w:t>
                          </w:r>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7C38B2" w:rsidRPr="00AC2A8F" w:rsidRDefault="007C38B2" w:rsidP="002206ED">
                          <w:pPr>
                            <w:rPr>
                              <w:color w:val="7F7F7F" w:themeColor="text1" w:themeTint="80"/>
                              <w:sz w:val="16"/>
                            </w:rPr>
                          </w:pPr>
                        </w:p>
                        <w:p w14:paraId="383FC543" w14:textId="77777777" w:rsidR="007C38B2" w:rsidRPr="00AC2A8F" w:rsidRDefault="007C38B2" w:rsidP="002206ED">
                          <w:pPr>
                            <w:rPr>
                              <w:color w:val="7F7F7F" w:themeColor="text1" w:themeTint="80"/>
                              <w:sz w:val="16"/>
                            </w:rPr>
                          </w:pPr>
                        </w:p>
                        <w:p w14:paraId="017F7662" w14:textId="77777777" w:rsidR="007C38B2" w:rsidRPr="00AC2A8F" w:rsidRDefault="007C38B2" w:rsidP="002206ED">
                          <w:pPr>
                            <w:rPr>
                              <w:color w:val="7F7F7F" w:themeColor="text1" w:themeTint="80"/>
                              <w:sz w:val="16"/>
                            </w:rPr>
                          </w:pPr>
                        </w:p>
                        <w:p w14:paraId="11ED43B4" w14:textId="77777777" w:rsidR="007C38B2" w:rsidRPr="00AC2A8F" w:rsidRDefault="007C38B2" w:rsidP="002206ED">
                          <w:pPr>
                            <w:rPr>
                              <w:color w:val="7F7F7F" w:themeColor="text1" w:themeTint="80"/>
                              <w:sz w:val="16"/>
                            </w:rPr>
                          </w:pP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58368" behindDoc="0" locked="0" layoutInCell="1" allowOverlap="1" wp14:anchorId="0F107375" wp14:editId="2C05EE52">
                    <wp:simplePos x="0" y="0"/>
                    <wp:positionH relativeFrom="page">
                      <wp:posOffset>0</wp:posOffset>
                    </wp:positionH>
                    <wp:positionV relativeFrom="paragraph">
                      <wp:posOffset>6128072</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47CF5F" id="Rectangle 73" o:spid="_x0000_s1026" style="position:absolute;margin-left:0;margin-top:482.55pt;width:622.85pt;height:7.7pt;z-index:2528583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" fillcolor="#c45911 [2405]" stroked="f" strokeweight="2pt">
                    <w10:wrap anchorx="page"/>
                  </v:rect>
                </w:pict>
              </mc:Fallback>
            </mc:AlternateContent>
          </w:r>
          <w:r w:rsidR="002206ED" w:rsidRPr="00766DE6">
            <w:rPr>
              <w:noProof/>
              <w:color w:val="FF0000"/>
              <w:lang w:val="en-IN" w:eastAsia="en-IN"/>
            </w:rPr>
            <mc:AlternateContent>
              <mc:Choice Requires="wps">
                <w:drawing>
                  <wp:anchor distT="0" distB="0" distL="114300" distR="114300" simplePos="0" relativeHeight="252856320" behindDoc="0" locked="0" layoutInCell="1" allowOverlap="1" wp14:anchorId="687FB870" wp14:editId="7A949C19">
                    <wp:simplePos x="0" y="0"/>
                    <wp:positionH relativeFrom="column">
                      <wp:posOffset>-504825</wp:posOffset>
                    </wp:positionH>
                    <wp:positionV relativeFrom="paragraph">
                      <wp:posOffset>5162550</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74A89F18" w:rsidR="007C38B2" w:rsidRPr="001D151D" w:rsidRDefault="007C38B2"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1" type="#_x0000_t202" style="position:absolute;margin-left:-39.75pt;margin-top:406.5pt;width:190.75pt;height:21.45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" filled="f" stroked="f" strokeweight=".5pt">
                    <v:textbox>
                      <w:txbxContent>
                        <w:p w14:paraId="392B0EF0" w14:textId="74A89F18" w:rsidR="007C38B2" w:rsidRPr="001D151D" w:rsidRDefault="007C38B2"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v:textbox>
                  </v:shape>
                </w:pict>
              </mc:Fallback>
            </mc:AlternateContent>
          </w:r>
          <w:r w:rsidR="002206ED" w:rsidRPr="00766DE6">
            <w:rPr>
              <w:noProof/>
              <w:color w:val="FF0000"/>
              <w:lang w:val="en-IN" w:eastAsia="en-IN"/>
            </w:rPr>
            <mc:AlternateContent>
              <mc:Choice Requires="wps">
                <w:drawing>
                  <wp:anchor distT="0" distB="0" distL="114300" distR="114300" simplePos="0" relativeHeight="252857344" behindDoc="0" locked="0" layoutInCell="1" allowOverlap="1" wp14:anchorId="3ABDC675" wp14:editId="323562E5">
                    <wp:simplePos x="0" y="0"/>
                    <wp:positionH relativeFrom="column">
                      <wp:posOffset>-504825</wp:posOffset>
                    </wp:positionH>
                    <wp:positionV relativeFrom="paragraph">
                      <wp:posOffset>5401632</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12E3C15F"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Submission Date: </w:t>
                                </w:r>
                              </w:p>
                              <w:p w14:paraId="5ECE0B74" w14:textId="1E193847"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2" type="#_x0000_t202" style="position:absolute;margin-left:-39.75pt;margin-top:425.35pt;width:190.75pt;height:44.0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" filled="f" stroked="f" strokeweight=".5pt">
                    <v:textbox>
                      <w:txbxContent>
                        <w:p w14:paraId="7CA4F168" w14:textId="12E3C15F"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Submission Date: </w:t>
                          </w:r>
                        </w:p>
                        <w:p w14:paraId="5ECE0B74" w14:textId="1E193847" w:rsidR="007C38B2" w:rsidRPr="00C970C9" w:rsidRDefault="007C38B2"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w:t>
                          </w:r>
                        </w:p>
                      </w:txbxContent>
                    </v:textbox>
                  </v:shape>
                </w:pict>
              </mc:Fallback>
            </mc:AlternateContent>
          </w:r>
          <w:r w:rsidR="002206ED">
            <w:rPr>
              <w:noProof/>
              <w:lang w:val="en-IN" w:eastAsia="en-IN"/>
            </w:rPr>
            <mc:AlternateContent>
              <mc:Choice Requires="wps">
                <w:drawing>
                  <wp:anchor distT="0" distB="0" distL="114300" distR="114300" simplePos="0" relativeHeight="252854272" behindDoc="0" locked="0" layoutInCell="1" allowOverlap="1" wp14:anchorId="7FA1135D" wp14:editId="451FAFC0">
                    <wp:simplePos x="0" y="0"/>
                    <wp:positionH relativeFrom="column">
                      <wp:posOffset>-594360</wp:posOffset>
                    </wp:positionH>
                    <wp:positionV relativeFrom="paragraph">
                      <wp:posOffset>1374140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0F297240" w:rsidR="007C38B2" w:rsidRPr="00EF2485" w:rsidRDefault="007C38B2"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MES Traceability Solution for </w:t>
                                </w:r>
                                <w:proofErr w:type="spellStart"/>
                                <w:r>
                                  <w:rPr>
                                    <w:rFonts w:ascii="Calibri Light" w:hAnsi="Calibri Light" w:cs="Calibri Light"/>
                                    <w:color w:val="595959" w:themeColor="text1" w:themeTint="A6"/>
                                  </w:rPr>
                                  <w:t>Microtek</w:t>
                                </w:r>
                                <w:proofErr w:type="spellEnd"/>
                                <w:r>
                                  <w:rPr>
                                    <w:rFonts w:ascii="Calibri Light" w:hAnsi="Calibri Light" w:cs="Calibri Light"/>
                                    <w:color w:val="595959" w:themeColor="text1" w:themeTint="A6"/>
                                  </w:rPr>
                                  <w:t xml:space="preserve"> International Pvt. Ltd.</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EndPr/>
                                  <w:sdtContent>
                                    <w:proofErr w:type="spellStart"/>
                                    <w:r w:rsidRPr="00A61F50">
                                      <w:rPr>
                                        <w:rFonts w:ascii="Calibri Light" w:hAnsi="Calibri Light" w:cs="Calibri Light"/>
                                        <w:color w:val="595959" w:themeColor="text1" w:themeTint="A6"/>
                                      </w:rPr>
                                      <w:t>Microtek</w:t>
                                    </w:r>
                                    <w:proofErr w:type="spellEnd"/>
                                    <w:r w:rsidRPr="00A61F50">
                                      <w:rPr>
                                        <w:rFonts w:ascii="Calibri Light" w:hAnsi="Calibri Light" w:cs="Calibri Light"/>
                                        <w:color w:val="595959" w:themeColor="text1" w:themeTint="A6"/>
                                      </w:rPr>
                                      <w:t xml:space="preserve"> International Pvt. Ltd</w:t>
                                    </w:r>
                                    <w:r>
                                      <w:rPr>
                                        <w:rFonts w:ascii="Calibri Light" w:hAnsi="Calibri Light" w:cs="Calibri Light"/>
                                        <w:color w:val="595959" w:themeColor="text1" w:themeTint="A6"/>
                                      </w:rPr>
                                      <w:t xml:space="preserve"> Teams</w:t>
                                    </w:r>
                                  </w:sdtContent>
                                </w:sdt>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3" type="#_x0000_t202" style="position:absolute;margin-left:-46.8pt;margin-top:108.2pt;width:382.95pt;height:1in;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ivd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" filled="f" stroked="f" strokeweight=".5pt">
                    <v:path arrowok="t"/>
                    <v:textbox>
                      <w:txbxContent>
                        <w:p w14:paraId="17A3A95C" w14:textId="0F297240" w:rsidR="007C38B2" w:rsidRPr="00EF2485" w:rsidRDefault="007C38B2"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MES Traceability Solution for </w:t>
                          </w:r>
                          <w:proofErr w:type="spellStart"/>
                          <w:r>
                            <w:rPr>
                              <w:rFonts w:ascii="Calibri Light" w:hAnsi="Calibri Light" w:cs="Calibri Light"/>
                              <w:color w:val="595959" w:themeColor="text1" w:themeTint="A6"/>
                            </w:rPr>
                            <w:t>Microtek</w:t>
                          </w:r>
                          <w:proofErr w:type="spellEnd"/>
                          <w:r>
                            <w:rPr>
                              <w:rFonts w:ascii="Calibri Light" w:hAnsi="Calibri Light" w:cs="Calibri Light"/>
                              <w:color w:val="595959" w:themeColor="text1" w:themeTint="A6"/>
                            </w:rPr>
                            <w:t xml:space="preserve"> International Pvt. Ltd.</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EndPr/>
                            <w:sdtContent>
                              <w:proofErr w:type="spellStart"/>
                              <w:r w:rsidRPr="00A61F50">
                                <w:rPr>
                                  <w:rFonts w:ascii="Calibri Light" w:hAnsi="Calibri Light" w:cs="Calibri Light"/>
                                  <w:color w:val="595959" w:themeColor="text1" w:themeTint="A6"/>
                                </w:rPr>
                                <w:t>Microtek</w:t>
                              </w:r>
                              <w:proofErr w:type="spellEnd"/>
                              <w:r w:rsidRPr="00A61F50">
                                <w:rPr>
                                  <w:rFonts w:ascii="Calibri Light" w:hAnsi="Calibri Light" w:cs="Calibri Light"/>
                                  <w:color w:val="595959" w:themeColor="text1" w:themeTint="A6"/>
                                </w:rPr>
                                <w:t xml:space="preserve"> International Pvt. Ltd</w:t>
                              </w:r>
                              <w:r>
                                <w:rPr>
                                  <w:rFonts w:ascii="Calibri Light" w:hAnsi="Calibri Light" w:cs="Calibri Light"/>
                                  <w:color w:val="595959" w:themeColor="text1" w:themeTint="A6"/>
                                </w:rPr>
                                <w:t xml:space="preserve"> Teams</w:t>
                              </w:r>
                            </w:sdtContent>
                          </w:sdt>
                          <w:r>
                            <w:rPr>
                              <w:color w:val="595959" w:themeColor="text1" w:themeTint="A6"/>
                            </w:rPr>
                            <w:t>.</w:t>
                          </w:r>
                        </w:p>
                      </w:txbxContent>
                    </v:textbox>
                  </v:shape>
                </w:pict>
              </mc:Fallback>
            </mc:AlternateContent>
          </w:r>
          <w:r w:rsidR="002206ED">
            <w:rPr>
              <w:noProof/>
              <w:lang w:val="en-IN" w:eastAsia="en-IN"/>
            </w:rPr>
            <mc:AlternateContent>
              <mc:Choice Requires="wps">
                <w:drawing>
                  <wp:anchor distT="4294967295" distB="4294967295" distL="114300" distR="114300" simplePos="0" relativeHeight="252855296" behindDoc="0" locked="0" layoutInCell="1" allowOverlap="1" wp14:anchorId="403C81EF" wp14:editId="6BA63A4E">
                    <wp:simplePos x="0" y="0"/>
                    <wp:positionH relativeFrom="column">
                      <wp:posOffset>-489907</wp:posOffset>
                    </wp:positionH>
                    <wp:positionV relativeFrom="paragraph">
                      <wp:posOffset>1275080</wp:posOffset>
                    </wp:positionV>
                    <wp:extent cx="4657725"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3D677C4" id="Straight Connector 68" o:spid="_x0000_s1026" style="position:absolute;z-index:252855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6pt,100.4pt" to="328.15pt,10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" strokecolor="#a5a5a5 [2092]" strokeweight=".5pt">
                    <v:stroke joinstyle="miter"/>
                    <o:lock v:ext="edit" shapetype="f"/>
                  </v:line>
                </w:pict>
              </mc:Fallback>
            </mc:AlternateContent>
          </w:r>
          <w:r w:rsidR="002206ED">
            <w:br w:type="page"/>
          </w:r>
        </w:p>
      </w:sdtContent>
    </w:sdt>
    <w:p w14:paraId="74102C5F" w14:textId="4E1691E5" w:rsidR="00874F64" w:rsidRDefault="00814742" w:rsidP="00D66FFE">
      <w:pPr>
        <w:pStyle w:val="Heading2"/>
        <w:numPr>
          <w:ilvl w:val="0"/>
          <w:numId w:val="9"/>
        </w:numPr>
        <w:spacing w:line="360" w:lineRule="auto"/>
        <w:jc w:val="both"/>
      </w:pPr>
      <w:bookmarkStart w:id="0" w:name="_Toc90580323"/>
      <w:r>
        <w:lastRenderedPageBreak/>
        <w:t>FG Warehouse Operation</w:t>
      </w:r>
      <w:bookmarkEnd w:id="0"/>
    </w:p>
    <w:p w14:paraId="012142E6" w14:textId="03DF9D00" w:rsidR="00874F64" w:rsidRPr="00874F64" w:rsidRDefault="00814742" w:rsidP="00D66FFE">
      <w:pPr>
        <w:pStyle w:val="Heading3"/>
        <w:numPr>
          <w:ilvl w:val="2"/>
          <w:numId w:val="8"/>
        </w:numPr>
        <w:spacing w:line="360" w:lineRule="auto"/>
        <w:jc w:val="both"/>
      </w:pPr>
      <w:bookmarkStart w:id="1" w:name="_Toc32939407"/>
      <w:bookmarkStart w:id="2" w:name="_Toc90580324"/>
      <w:r>
        <w:t>Receiving</w:t>
      </w:r>
      <w:bookmarkEnd w:id="1"/>
      <w:bookmarkEnd w:id="2"/>
      <w:r>
        <w:t xml:space="preserve"> </w:t>
      </w:r>
    </w:p>
    <w:p w14:paraId="7711C663" w14:textId="13E0F6EC" w:rsidR="00874F64" w:rsidRPr="00874F64" w:rsidRDefault="002845B9" w:rsidP="00D66FFE">
      <w:pPr>
        <w:spacing w:line="360" w:lineRule="auto"/>
      </w:pPr>
      <w:r>
        <w:rPr>
          <w:noProof/>
          <w:lang w:val="en-IN" w:eastAsia="en-IN"/>
        </w:rPr>
        <w:drawing>
          <wp:inline distT="0" distB="0" distL="0" distR="0" wp14:anchorId="386D864A" wp14:editId="44ADF16F">
            <wp:extent cx="5731510" cy="14103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0335"/>
                    </a:xfrm>
                    <a:prstGeom prst="rect">
                      <a:avLst/>
                    </a:prstGeom>
                  </pic:spPr>
                </pic:pic>
              </a:graphicData>
            </a:graphic>
          </wp:inline>
        </w:drawing>
      </w:r>
    </w:p>
    <w:p w14:paraId="6B2F04EA"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52015DAA" w14:textId="77777777" w:rsidTr="00A46C2D">
        <w:tc>
          <w:tcPr>
            <w:tcW w:w="1838" w:type="dxa"/>
            <w:shd w:val="clear" w:color="auto" w:fill="FBE4D5" w:themeFill="accent2" w:themeFillTint="33"/>
          </w:tcPr>
          <w:p w14:paraId="05DC72C8" w14:textId="77777777" w:rsidR="00814742" w:rsidRPr="009C2094" w:rsidRDefault="00814742" w:rsidP="00D66FFE">
            <w:pPr>
              <w:spacing w:line="360" w:lineRule="auto"/>
              <w:rPr>
                <w:b/>
              </w:rPr>
            </w:pPr>
            <w:r w:rsidRPr="009C2094">
              <w:rPr>
                <w:b/>
              </w:rPr>
              <w:t>Module  Description</w:t>
            </w:r>
          </w:p>
        </w:tc>
        <w:tc>
          <w:tcPr>
            <w:tcW w:w="7512" w:type="dxa"/>
          </w:tcPr>
          <w:p w14:paraId="37F5210A" w14:textId="01EF5703" w:rsidR="00F21BB2" w:rsidRPr="00D049EF" w:rsidRDefault="00814742" w:rsidP="000C485F">
            <w:pPr>
              <w:spacing w:line="360" w:lineRule="auto"/>
              <w:rPr>
                <w:szCs w:val="20"/>
              </w:rPr>
            </w:pPr>
            <w:r>
              <w:rPr>
                <w:szCs w:val="20"/>
              </w:rPr>
              <w:t>This</w:t>
            </w:r>
            <w:r w:rsidRPr="008F51CD">
              <w:rPr>
                <w:szCs w:val="20"/>
              </w:rPr>
              <w:t xml:space="preserve"> module will let user </w:t>
            </w:r>
            <w:r>
              <w:rPr>
                <w:szCs w:val="20"/>
              </w:rPr>
              <w:t>to scan &amp; receive Carton</w:t>
            </w:r>
            <w:r w:rsidRPr="008F51CD">
              <w:rPr>
                <w:szCs w:val="20"/>
              </w:rPr>
              <w:t xml:space="preserve"> </w:t>
            </w:r>
            <w:r>
              <w:rPr>
                <w:szCs w:val="20"/>
              </w:rPr>
              <w:t>from Shop Floor</w:t>
            </w:r>
            <w:ins w:id="3" w:author="Microsoft account" w:date="2022-06-28T15:22:00Z">
              <w:r w:rsidR="00825CBD">
                <w:rPr>
                  <w:szCs w:val="20"/>
                </w:rPr>
                <w:t xml:space="preserve"> and</w:t>
              </w:r>
            </w:ins>
            <w:del w:id="4" w:author="Microsoft account" w:date="2022-06-28T15:22:00Z">
              <w:r w:rsidRPr="008F51CD" w:rsidDel="00825CBD">
                <w:rPr>
                  <w:szCs w:val="20"/>
                </w:rPr>
                <w:delText>.</w:delText>
              </w:r>
            </w:del>
            <w:r>
              <w:rPr>
                <w:szCs w:val="20"/>
              </w:rPr>
              <w:t xml:space="preserve"> </w:t>
            </w:r>
            <w:ins w:id="5" w:author="Microsoft account" w:date="2022-06-28T15:23:00Z">
              <w:r w:rsidR="00825CBD">
                <w:rPr>
                  <w:szCs w:val="20"/>
                </w:rPr>
                <w:t>t</w:t>
              </w:r>
            </w:ins>
            <w:del w:id="6" w:author="Microsoft account" w:date="2022-06-28T15:23:00Z">
              <w:r w:rsidDel="00825CBD">
                <w:rPr>
                  <w:szCs w:val="20"/>
                </w:rPr>
                <w:delText>T</w:delText>
              </w:r>
            </w:del>
            <w:r>
              <w:rPr>
                <w:szCs w:val="20"/>
              </w:rPr>
              <w:t>he inventory details w</w:t>
            </w:r>
            <w:r w:rsidR="000C485F">
              <w:rPr>
                <w:szCs w:val="20"/>
              </w:rPr>
              <w:t>ill be updated in the database.</w:t>
            </w:r>
          </w:p>
        </w:tc>
      </w:tr>
    </w:tbl>
    <w:p w14:paraId="19732537"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2"/>
        <w:gridCol w:w="7214"/>
      </w:tblGrid>
      <w:tr w:rsidR="00814742" w14:paraId="7D2759E7" w14:textId="77777777" w:rsidTr="00A46C2D">
        <w:tc>
          <w:tcPr>
            <w:tcW w:w="1838" w:type="dxa"/>
            <w:shd w:val="clear" w:color="auto" w:fill="FBE4D5" w:themeFill="accent2" w:themeFillTint="33"/>
          </w:tcPr>
          <w:p w14:paraId="71677C61"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0996414C" w14:textId="79E5F503" w:rsidR="00913D59" w:rsidRDefault="00913D59" w:rsidP="008279D5">
            <w:pPr>
              <w:pStyle w:val="ListParagraph"/>
              <w:numPr>
                <w:ilvl w:val="0"/>
                <w:numId w:val="28"/>
              </w:numPr>
              <w:spacing w:line="360" w:lineRule="auto"/>
              <w:jc w:val="both"/>
            </w:pPr>
            <w:r>
              <w:t>FG cartons shall be received at FG warehouse.</w:t>
            </w:r>
          </w:p>
          <w:p w14:paraId="2EE83F0B" w14:textId="481572E7" w:rsidR="00913D59" w:rsidRDefault="00913D59" w:rsidP="008279D5">
            <w:pPr>
              <w:pStyle w:val="ListParagraph"/>
              <w:numPr>
                <w:ilvl w:val="0"/>
                <w:numId w:val="28"/>
              </w:numPr>
              <w:spacing w:line="360" w:lineRule="auto"/>
              <w:jc w:val="both"/>
            </w:pPr>
            <w:r>
              <w:t>Carton Shipper label should be present.</w:t>
            </w:r>
          </w:p>
          <w:p w14:paraId="55B35EB2" w14:textId="2526011F" w:rsidR="00913D59" w:rsidDel="003E4FF1" w:rsidRDefault="00913D59" w:rsidP="008279D5">
            <w:pPr>
              <w:pStyle w:val="ListParagraph"/>
              <w:numPr>
                <w:ilvl w:val="0"/>
                <w:numId w:val="28"/>
              </w:numPr>
              <w:spacing w:line="360" w:lineRule="auto"/>
              <w:jc w:val="both"/>
              <w:rPr>
                <w:del w:id="7" w:author="Microsoft account" w:date="2022-06-29T13:05:00Z"/>
              </w:rPr>
            </w:pPr>
            <w:del w:id="8" w:author="Microsoft account" w:date="2022-06-29T13:05:00Z">
              <w:r w:rsidDel="003E4FF1">
                <w:delText>Pallet shall be available for palletizing cartons.</w:delText>
              </w:r>
            </w:del>
          </w:p>
          <w:p w14:paraId="2A1B876E" w14:textId="34DFCE8B" w:rsidR="00814742" w:rsidRDefault="00913D59" w:rsidP="008279D5">
            <w:pPr>
              <w:pStyle w:val="ListParagraph"/>
              <w:numPr>
                <w:ilvl w:val="0"/>
                <w:numId w:val="28"/>
              </w:numPr>
              <w:spacing w:line="360" w:lineRule="auto"/>
              <w:jc w:val="both"/>
            </w:pPr>
            <w:r>
              <w:t>All Cartons shall have barcode labels pasted on it.</w:t>
            </w:r>
            <w:r w:rsidR="00814742">
              <w:t xml:space="preserve"> </w:t>
            </w:r>
          </w:p>
        </w:tc>
      </w:tr>
    </w:tbl>
    <w:p w14:paraId="69B0F60A"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0"/>
        <w:gridCol w:w="7226"/>
      </w:tblGrid>
      <w:tr w:rsidR="00814742" w14:paraId="0C8795E6" w14:textId="77777777" w:rsidTr="00A46C2D">
        <w:trPr>
          <w:trHeight w:val="1455"/>
        </w:trPr>
        <w:tc>
          <w:tcPr>
            <w:tcW w:w="1838" w:type="dxa"/>
            <w:shd w:val="clear" w:color="auto" w:fill="FBE4D5" w:themeFill="accent2" w:themeFillTint="33"/>
          </w:tcPr>
          <w:p w14:paraId="44DBD90A" w14:textId="77777777" w:rsidR="00814742" w:rsidRPr="00CE3DEE" w:rsidRDefault="00814742" w:rsidP="00D66FFE">
            <w:pPr>
              <w:spacing w:line="360" w:lineRule="auto"/>
              <w:rPr>
                <w:b/>
              </w:rPr>
            </w:pPr>
            <w:r w:rsidRPr="00CE3DEE">
              <w:rPr>
                <w:b/>
              </w:rPr>
              <w:t>Process Steps</w:t>
            </w:r>
          </w:p>
        </w:tc>
        <w:tc>
          <w:tcPr>
            <w:tcW w:w="7512" w:type="dxa"/>
          </w:tcPr>
          <w:p w14:paraId="412234B1" w14:textId="77777777" w:rsidR="00814742" w:rsidRPr="008F51CD" w:rsidRDefault="00814742" w:rsidP="00D66FFE">
            <w:pPr>
              <w:pStyle w:val="ListParagraph"/>
              <w:numPr>
                <w:ilvl w:val="0"/>
                <w:numId w:val="15"/>
              </w:numPr>
              <w:spacing w:after="100" w:line="360" w:lineRule="auto"/>
              <w:ind w:left="360"/>
              <w:jc w:val="both"/>
              <w:rPr>
                <w:szCs w:val="20"/>
              </w:rPr>
            </w:pPr>
            <w:r>
              <w:rPr>
                <w:szCs w:val="20"/>
              </w:rPr>
              <w:t>Cartons will arrive at</w:t>
            </w:r>
            <w:r w:rsidRPr="008F51CD">
              <w:rPr>
                <w:szCs w:val="20"/>
              </w:rPr>
              <w:t xml:space="preserve"> </w:t>
            </w:r>
            <w:r>
              <w:rPr>
                <w:szCs w:val="20"/>
              </w:rPr>
              <w:t xml:space="preserve">FG </w:t>
            </w:r>
            <w:r w:rsidRPr="008F51CD">
              <w:rPr>
                <w:szCs w:val="20"/>
              </w:rPr>
              <w:t>Warehouse.</w:t>
            </w:r>
          </w:p>
          <w:p w14:paraId="584C3EE5" w14:textId="70E21868" w:rsidR="00814742" w:rsidRPr="008F51CD" w:rsidRDefault="00814742" w:rsidP="00D66FFE">
            <w:pPr>
              <w:pStyle w:val="ListParagraph"/>
              <w:numPr>
                <w:ilvl w:val="0"/>
                <w:numId w:val="15"/>
              </w:numPr>
              <w:spacing w:after="100" w:line="360" w:lineRule="auto"/>
              <w:ind w:left="360"/>
              <w:jc w:val="both"/>
              <w:rPr>
                <w:szCs w:val="20"/>
              </w:rPr>
            </w:pPr>
            <w:r>
              <w:rPr>
                <w:szCs w:val="20"/>
              </w:rPr>
              <w:t>User will scan Carton Shipper Label</w:t>
            </w:r>
            <w:ins w:id="9" w:author="Microsoft account" w:date="2022-06-28T16:46:00Z">
              <w:r w:rsidR="00631CD6">
                <w:rPr>
                  <w:szCs w:val="20"/>
                </w:rPr>
                <w:t>.</w:t>
              </w:r>
            </w:ins>
          </w:p>
          <w:p w14:paraId="2AB18478" w14:textId="77777777" w:rsidR="00474759" w:rsidRDefault="00814742" w:rsidP="00D66FFE">
            <w:pPr>
              <w:pStyle w:val="ListParagraph"/>
              <w:numPr>
                <w:ilvl w:val="0"/>
                <w:numId w:val="15"/>
              </w:numPr>
              <w:autoSpaceDE w:val="0"/>
              <w:autoSpaceDN w:val="0"/>
              <w:adjustRightInd w:val="0"/>
              <w:spacing w:after="137" w:line="360" w:lineRule="auto"/>
              <w:ind w:left="360"/>
              <w:rPr>
                <w:ins w:id="10" w:author="Microsoft account" w:date="2022-06-29T13:13:00Z"/>
                <w:rFonts w:ascii="Calibri" w:hAnsi="Calibri" w:cs="Calibri"/>
                <w:color w:val="000000"/>
                <w:szCs w:val="20"/>
              </w:rPr>
            </w:pPr>
            <w:r>
              <w:rPr>
                <w:rFonts w:ascii="Calibri" w:hAnsi="Calibri" w:cs="Calibri"/>
                <w:color w:val="000000"/>
                <w:szCs w:val="20"/>
              </w:rPr>
              <w:t>Carton d</w:t>
            </w:r>
            <w:r w:rsidRPr="008F51CD">
              <w:rPr>
                <w:rFonts w:ascii="Calibri" w:hAnsi="Calibri" w:cs="Calibri"/>
                <w:color w:val="000000"/>
                <w:szCs w:val="20"/>
              </w:rPr>
              <w:t>etails will be verified</w:t>
            </w:r>
          </w:p>
          <w:p w14:paraId="1366F8CB" w14:textId="77777777" w:rsidR="00474759" w:rsidRDefault="00474759" w:rsidP="00474759">
            <w:pPr>
              <w:pStyle w:val="ListParagraph"/>
              <w:numPr>
                <w:ilvl w:val="0"/>
                <w:numId w:val="15"/>
              </w:numPr>
              <w:autoSpaceDE w:val="0"/>
              <w:autoSpaceDN w:val="0"/>
              <w:adjustRightInd w:val="0"/>
              <w:spacing w:after="137" w:line="360" w:lineRule="auto"/>
              <w:ind w:left="360"/>
              <w:rPr>
                <w:ins w:id="11" w:author="Microsoft account" w:date="2022-06-29T13:15:00Z"/>
                <w:rFonts w:ascii="Calibri" w:hAnsi="Calibri" w:cs="Calibri"/>
                <w:color w:val="000000"/>
                <w:szCs w:val="20"/>
              </w:rPr>
            </w:pPr>
            <w:ins w:id="12" w:author="Microsoft account" w:date="2022-06-29T13:13:00Z">
              <w:r>
                <w:rPr>
                  <w:rFonts w:ascii="Calibri" w:hAnsi="Calibri" w:cs="Calibri"/>
                  <w:color w:val="000000"/>
                  <w:szCs w:val="20"/>
                </w:rPr>
                <w:t>Carton details are not correct</w:t>
              </w:r>
            </w:ins>
            <w:ins w:id="13" w:author="Microsoft account" w:date="2022-06-29T13:14:00Z">
              <w:r>
                <w:rPr>
                  <w:rFonts w:ascii="Calibri" w:hAnsi="Calibri" w:cs="Calibri"/>
                  <w:color w:val="000000"/>
                  <w:szCs w:val="20"/>
                </w:rPr>
                <w:t>:</w:t>
              </w:r>
            </w:ins>
          </w:p>
          <w:p w14:paraId="5F68ECD9" w14:textId="499CEE57" w:rsidR="00474759" w:rsidRPr="00474759" w:rsidRDefault="00F21BB2" w:rsidP="00474759">
            <w:pPr>
              <w:pStyle w:val="ListParagraph"/>
              <w:autoSpaceDE w:val="0"/>
              <w:autoSpaceDN w:val="0"/>
              <w:adjustRightInd w:val="0"/>
              <w:spacing w:after="137" w:line="360" w:lineRule="auto"/>
              <w:ind w:left="360"/>
              <w:rPr>
                <w:ins w:id="14" w:author="Microsoft account" w:date="2022-06-29T13:13:00Z"/>
                <w:rFonts w:ascii="Calibri" w:hAnsi="Calibri" w:cs="Calibri"/>
                <w:color w:val="000000"/>
                <w:szCs w:val="20"/>
                <w:rPrChange w:id="15" w:author="Microsoft account" w:date="2022-06-29T13:15:00Z">
                  <w:rPr>
                    <w:ins w:id="16" w:author="Microsoft account" w:date="2022-06-29T13:13:00Z"/>
                  </w:rPr>
                </w:rPrChange>
              </w:rPr>
              <w:pPrChange w:id="17" w:author="Microsoft account" w:date="2022-06-29T13:16:00Z">
                <w:pPr>
                  <w:pStyle w:val="ListParagraph"/>
                  <w:numPr>
                    <w:numId w:val="15"/>
                  </w:numPr>
                  <w:autoSpaceDE w:val="0"/>
                  <w:autoSpaceDN w:val="0"/>
                  <w:adjustRightInd w:val="0"/>
                  <w:spacing w:after="137" w:line="360" w:lineRule="auto"/>
                  <w:ind w:hanging="360"/>
                </w:pPr>
              </w:pPrChange>
            </w:pPr>
            <w:ins w:id="18" w:author="Microsoft account" w:date="2022-06-29T13:15:00Z">
              <w:r w:rsidRPr="00F21BB2">
                <w:rPr>
                  <w:rFonts w:ascii="Calibri" w:hAnsi="Calibri" w:cs="Calibri"/>
                  <w:color w:val="000000"/>
                  <w:szCs w:val="20"/>
                </w:rPr>
                <w:t>a</w:t>
              </w:r>
              <w:r w:rsidR="00474759" w:rsidRPr="00474759">
                <w:rPr>
                  <w:rFonts w:ascii="Calibri" w:hAnsi="Calibri" w:cs="Calibri"/>
                  <w:color w:val="000000"/>
                  <w:szCs w:val="20"/>
                  <w:rPrChange w:id="19" w:author="Microsoft account" w:date="2022-06-29T13:15:00Z">
                    <w:rPr/>
                  </w:rPrChange>
                </w:rPr>
                <w:t xml:space="preserve">. </w:t>
              </w:r>
            </w:ins>
            <w:ins w:id="20" w:author="Microsoft account" w:date="2022-06-29T13:14:00Z">
              <w:r w:rsidR="00474759" w:rsidRPr="00474759">
                <w:rPr>
                  <w:rFonts w:ascii="Calibri" w:hAnsi="Calibri" w:cs="Calibri"/>
                  <w:color w:val="000000"/>
                  <w:szCs w:val="20"/>
                  <w:rPrChange w:id="21" w:author="Microsoft account" w:date="2022-06-29T13:15:00Z">
                    <w:rPr/>
                  </w:rPrChange>
                </w:rPr>
                <w:t>Verify and enter the Carton details manually.</w:t>
              </w:r>
            </w:ins>
            <w:r w:rsidR="00814742" w:rsidRPr="00474759">
              <w:rPr>
                <w:rFonts w:ascii="Calibri" w:hAnsi="Calibri" w:cs="Calibri"/>
                <w:color w:val="000000"/>
                <w:szCs w:val="20"/>
                <w:rPrChange w:id="22" w:author="Microsoft account" w:date="2022-06-29T13:15:00Z">
                  <w:rPr/>
                </w:rPrChange>
              </w:rPr>
              <w:t xml:space="preserve"> </w:t>
            </w:r>
          </w:p>
          <w:p w14:paraId="0015B3CF" w14:textId="459345C8" w:rsidR="00814742" w:rsidRPr="008F51CD" w:rsidRDefault="00474759" w:rsidP="00D66FFE">
            <w:pPr>
              <w:pStyle w:val="ListParagraph"/>
              <w:numPr>
                <w:ilvl w:val="0"/>
                <w:numId w:val="15"/>
              </w:numPr>
              <w:autoSpaceDE w:val="0"/>
              <w:autoSpaceDN w:val="0"/>
              <w:adjustRightInd w:val="0"/>
              <w:spacing w:after="137" w:line="360" w:lineRule="auto"/>
              <w:ind w:left="360"/>
              <w:rPr>
                <w:rFonts w:ascii="Calibri" w:hAnsi="Calibri" w:cs="Calibri"/>
                <w:color w:val="000000"/>
                <w:szCs w:val="20"/>
              </w:rPr>
            </w:pPr>
            <w:ins w:id="23" w:author="Microsoft account" w:date="2022-06-29T13:16:00Z">
              <w:r>
                <w:rPr>
                  <w:rFonts w:ascii="Calibri" w:hAnsi="Calibri" w:cs="Calibri"/>
                  <w:color w:val="000000"/>
                  <w:szCs w:val="20"/>
                </w:rPr>
                <w:t>Carton details are</w:t>
              </w:r>
            </w:ins>
            <w:del w:id="24" w:author="Microsoft account" w:date="2022-06-29T13:16:00Z">
              <w:r w:rsidR="00814742" w:rsidRPr="008F51CD" w:rsidDel="00474759">
                <w:rPr>
                  <w:rFonts w:ascii="Calibri" w:hAnsi="Calibri" w:cs="Calibri"/>
                  <w:color w:val="000000"/>
                  <w:szCs w:val="20"/>
                </w:rPr>
                <w:delText xml:space="preserve">and </w:delText>
              </w:r>
              <w:r w:rsidR="00814742" w:rsidDel="00474759">
                <w:rPr>
                  <w:rFonts w:ascii="Calibri" w:hAnsi="Calibri" w:cs="Calibri"/>
                  <w:color w:val="000000"/>
                  <w:szCs w:val="20"/>
                </w:rPr>
                <w:delText>same</w:delText>
              </w:r>
              <w:r w:rsidR="00814742" w:rsidRPr="008F51CD" w:rsidDel="00474759">
                <w:rPr>
                  <w:rFonts w:ascii="Calibri" w:hAnsi="Calibri" w:cs="Calibri"/>
                  <w:color w:val="000000"/>
                  <w:szCs w:val="20"/>
                </w:rPr>
                <w:delText xml:space="preserve"> will be</w:delText>
              </w:r>
            </w:del>
            <w:r w:rsidR="00814742" w:rsidRPr="008F51CD">
              <w:rPr>
                <w:rFonts w:ascii="Calibri" w:hAnsi="Calibri" w:cs="Calibri"/>
                <w:color w:val="000000"/>
                <w:szCs w:val="20"/>
              </w:rPr>
              <w:t xml:space="preserve"> received</w:t>
            </w:r>
            <w:del w:id="25" w:author="Microsoft account" w:date="2022-06-29T13:16:00Z">
              <w:r w:rsidR="00814742" w:rsidRPr="008F51CD" w:rsidDel="00474759">
                <w:rPr>
                  <w:rFonts w:ascii="Calibri" w:hAnsi="Calibri" w:cs="Calibri"/>
                  <w:color w:val="000000"/>
                  <w:szCs w:val="20"/>
                </w:rPr>
                <w:delText xml:space="preserve">. </w:delText>
              </w:r>
            </w:del>
          </w:p>
          <w:p w14:paraId="17B4C21D" w14:textId="20EBAC3A" w:rsidR="00814742" w:rsidRDefault="00474759" w:rsidP="00D66FFE">
            <w:pPr>
              <w:pStyle w:val="ListParagraph"/>
              <w:numPr>
                <w:ilvl w:val="0"/>
                <w:numId w:val="15"/>
              </w:numPr>
              <w:spacing w:after="100" w:line="360" w:lineRule="auto"/>
              <w:ind w:left="360"/>
              <w:jc w:val="both"/>
            </w:pPr>
            <w:ins w:id="26" w:author="Microsoft account" w:date="2022-06-29T13:16:00Z">
              <w:r>
                <w:rPr>
                  <w:rFonts w:ascii="Calibri" w:hAnsi="Calibri" w:cs="Calibri"/>
                  <w:color w:val="000000"/>
                  <w:szCs w:val="20"/>
                </w:rPr>
                <w:t>C</w:t>
              </w:r>
              <w:r w:rsidR="00F21BB2">
                <w:rPr>
                  <w:rFonts w:ascii="Calibri" w:hAnsi="Calibri" w:cs="Calibri"/>
                  <w:color w:val="000000"/>
                  <w:szCs w:val="20"/>
                </w:rPr>
                <w:t>arton details get</w:t>
              </w:r>
              <w:r>
                <w:rPr>
                  <w:rFonts w:ascii="Calibri" w:hAnsi="Calibri" w:cs="Calibri"/>
                  <w:color w:val="000000"/>
                  <w:szCs w:val="20"/>
                </w:rPr>
                <w:t xml:space="preserve"> u</w:t>
              </w:r>
            </w:ins>
            <w:del w:id="27" w:author="Microsoft account" w:date="2022-06-29T13:16:00Z">
              <w:r w:rsidR="00814742" w:rsidRPr="00635C50" w:rsidDel="00474759">
                <w:rPr>
                  <w:rFonts w:ascii="Calibri" w:hAnsi="Calibri" w:cs="Calibri"/>
                  <w:color w:val="000000"/>
                  <w:szCs w:val="20"/>
                </w:rPr>
                <w:delText>U</w:delText>
              </w:r>
            </w:del>
            <w:r w:rsidR="00814742" w:rsidRPr="00635C50">
              <w:rPr>
                <w:rFonts w:ascii="Calibri" w:hAnsi="Calibri" w:cs="Calibri"/>
                <w:color w:val="000000"/>
                <w:szCs w:val="20"/>
              </w:rPr>
              <w:t>pdate</w:t>
            </w:r>
            <w:ins w:id="28" w:author="Microsoft account" w:date="2022-06-29T13:16:00Z">
              <w:r>
                <w:rPr>
                  <w:rFonts w:ascii="Calibri" w:hAnsi="Calibri" w:cs="Calibri"/>
                  <w:color w:val="000000"/>
                  <w:szCs w:val="20"/>
                </w:rPr>
                <w:t>d</w:t>
              </w:r>
            </w:ins>
            <w:r w:rsidR="00814742" w:rsidRPr="00635C50">
              <w:rPr>
                <w:rFonts w:ascii="Calibri" w:hAnsi="Calibri" w:cs="Calibri"/>
                <w:color w:val="000000"/>
                <w:szCs w:val="20"/>
              </w:rPr>
              <w:t xml:space="preserve"> </w:t>
            </w:r>
            <w:del w:id="29" w:author="Microsoft account" w:date="2022-06-29T13:16:00Z">
              <w:r w:rsidR="00814742" w:rsidRPr="00635C50" w:rsidDel="00474759">
                <w:rPr>
                  <w:rFonts w:ascii="Calibri" w:hAnsi="Calibri" w:cs="Calibri"/>
                  <w:color w:val="000000"/>
                  <w:szCs w:val="20"/>
                </w:rPr>
                <w:delText>details</w:delText>
              </w:r>
            </w:del>
            <w:r w:rsidR="00814742" w:rsidRPr="00635C50">
              <w:rPr>
                <w:rFonts w:ascii="Calibri" w:hAnsi="Calibri" w:cs="Calibri"/>
                <w:color w:val="000000"/>
                <w:szCs w:val="20"/>
              </w:rPr>
              <w:t xml:space="preserve"> in the database.</w:t>
            </w:r>
          </w:p>
        </w:tc>
      </w:tr>
    </w:tbl>
    <w:p w14:paraId="488E5758" w14:textId="745DC7DF" w:rsidR="00814742" w:rsidRDefault="00814742" w:rsidP="00D66FFE">
      <w:pPr>
        <w:spacing w:after="0" w:line="360" w:lineRule="auto"/>
      </w:pPr>
    </w:p>
    <w:tbl>
      <w:tblPr>
        <w:tblStyle w:val="TableGrid"/>
        <w:tblW w:w="0" w:type="auto"/>
        <w:tblLook w:val="04A0" w:firstRow="1" w:lastRow="0" w:firstColumn="1" w:lastColumn="0" w:noHBand="0" w:noVBand="1"/>
      </w:tblPr>
      <w:tblGrid>
        <w:gridCol w:w="1800"/>
        <w:gridCol w:w="7216"/>
      </w:tblGrid>
      <w:tr w:rsidR="00814742" w14:paraId="68F6465F" w14:textId="77777777" w:rsidTr="00A46C2D">
        <w:tc>
          <w:tcPr>
            <w:tcW w:w="1838" w:type="dxa"/>
            <w:shd w:val="clear" w:color="auto" w:fill="FBE4D5" w:themeFill="accent2" w:themeFillTint="33"/>
          </w:tcPr>
          <w:p w14:paraId="17B9AD0D" w14:textId="77777777" w:rsidR="00814742" w:rsidRPr="00CE3DEE" w:rsidRDefault="00814742" w:rsidP="00D66FFE">
            <w:pPr>
              <w:spacing w:line="360" w:lineRule="auto"/>
              <w:rPr>
                <w:b/>
              </w:rPr>
            </w:pPr>
            <w:r w:rsidRPr="00CE3DEE">
              <w:rPr>
                <w:b/>
              </w:rPr>
              <w:t>Post-Conditions</w:t>
            </w:r>
          </w:p>
        </w:tc>
        <w:tc>
          <w:tcPr>
            <w:tcW w:w="7512" w:type="dxa"/>
          </w:tcPr>
          <w:p w14:paraId="7138216B" w14:textId="40891B59" w:rsidR="004E0F01" w:rsidDel="00225865" w:rsidRDefault="00225865" w:rsidP="008279D5">
            <w:pPr>
              <w:pStyle w:val="ListParagraph"/>
              <w:numPr>
                <w:ilvl w:val="0"/>
                <w:numId w:val="30"/>
              </w:numPr>
              <w:spacing w:line="360" w:lineRule="auto"/>
              <w:rPr>
                <w:del w:id="30" w:author="Microsoft account" w:date="2022-06-29T13:31:00Z"/>
              </w:rPr>
            </w:pPr>
            <w:ins w:id="31" w:author="Microsoft account" w:date="2022-06-29T13:31:00Z">
              <w:r>
                <w:t>Carton details should be displayed in the Database.</w:t>
              </w:r>
            </w:ins>
            <w:del w:id="32" w:author="Microsoft account" w:date="2022-06-29T13:31:00Z">
              <w:r w:rsidR="004E0F01" w:rsidDel="00225865">
                <w:delText>Item Category shall be mapped with Pallet ID.</w:delText>
              </w:r>
            </w:del>
          </w:p>
          <w:p w14:paraId="54952AA1" w14:textId="2B7FA52C" w:rsidR="004E0F01" w:rsidDel="00225865" w:rsidRDefault="004E0F01" w:rsidP="008279D5">
            <w:pPr>
              <w:pStyle w:val="ListParagraph"/>
              <w:numPr>
                <w:ilvl w:val="0"/>
                <w:numId w:val="30"/>
              </w:numPr>
              <w:spacing w:line="360" w:lineRule="auto"/>
              <w:rPr>
                <w:del w:id="33" w:author="Microsoft account" w:date="2022-06-29T13:31:00Z"/>
              </w:rPr>
            </w:pPr>
            <w:del w:id="34" w:author="Microsoft account" w:date="2022-06-29T13:31:00Z">
              <w:r w:rsidDel="00225865">
                <w:delText>Same Item Category Cartons shall be placed on same Pallet.</w:delText>
              </w:r>
            </w:del>
          </w:p>
          <w:p w14:paraId="49309CA5" w14:textId="042E3BD8" w:rsidR="00814742" w:rsidRDefault="004E0F01" w:rsidP="008279D5">
            <w:pPr>
              <w:pStyle w:val="ListParagraph"/>
              <w:numPr>
                <w:ilvl w:val="0"/>
                <w:numId w:val="30"/>
              </w:numPr>
              <w:spacing w:line="360" w:lineRule="auto"/>
            </w:pPr>
            <w:del w:id="35" w:author="Microsoft account" w:date="2022-06-29T13:31:00Z">
              <w:r w:rsidDel="00225865">
                <w:delText xml:space="preserve">Putaway of </w:delText>
              </w:r>
            </w:del>
            <w:del w:id="36" w:author="Microsoft account" w:date="2022-06-29T13:30:00Z">
              <w:r w:rsidDel="00225865">
                <w:delText>Pallets</w:delText>
              </w:r>
            </w:del>
            <w:del w:id="37" w:author="Microsoft account" w:date="2022-06-29T13:31:00Z">
              <w:r w:rsidDel="00225865">
                <w:delText xml:space="preserve"> should be done.</w:delText>
              </w:r>
            </w:del>
          </w:p>
        </w:tc>
      </w:tr>
    </w:tbl>
    <w:p w14:paraId="4AF6A1F2"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9"/>
        <w:gridCol w:w="7207"/>
      </w:tblGrid>
      <w:tr w:rsidR="00814742" w14:paraId="4951E173" w14:textId="77777777" w:rsidTr="00913D59">
        <w:tc>
          <w:tcPr>
            <w:tcW w:w="1809" w:type="dxa"/>
            <w:shd w:val="clear" w:color="auto" w:fill="FBE4D5" w:themeFill="accent2" w:themeFillTint="33"/>
          </w:tcPr>
          <w:p w14:paraId="72AFAF48" w14:textId="77777777" w:rsidR="00814742" w:rsidRPr="00CE3DEE" w:rsidRDefault="00814742" w:rsidP="00D66FFE">
            <w:pPr>
              <w:spacing w:line="360" w:lineRule="auto"/>
              <w:rPr>
                <w:b/>
              </w:rPr>
            </w:pPr>
            <w:r w:rsidRPr="00CE3DEE">
              <w:rPr>
                <w:b/>
              </w:rPr>
              <w:t>Validations</w:t>
            </w:r>
          </w:p>
        </w:tc>
        <w:tc>
          <w:tcPr>
            <w:tcW w:w="7207" w:type="dxa"/>
          </w:tcPr>
          <w:p w14:paraId="1D875F85" w14:textId="2762D056" w:rsidR="00913D59" w:rsidRDefault="00913D59" w:rsidP="008279D5">
            <w:pPr>
              <w:pStyle w:val="ListParagraph"/>
              <w:numPr>
                <w:ilvl w:val="0"/>
                <w:numId w:val="29"/>
              </w:numPr>
              <w:spacing w:line="360" w:lineRule="auto"/>
            </w:pPr>
            <w:r>
              <w:t>An alert should be displayed in case duplicate/ invalid barcode label is scanned</w:t>
            </w:r>
            <w:r w:rsidR="004E0F01">
              <w:t>.</w:t>
            </w:r>
          </w:p>
          <w:p w14:paraId="6D68386C" w14:textId="2803D7B9" w:rsidR="00913D59" w:rsidRDefault="00913D59" w:rsidP="008279D5">
            <w:pPr>
              <w:pStyle w:val="ListParagraph"/>
              <w:numPr>
                <w:ilvl w:val="0"/>
                <w:numId w:val="29"/>
              </w:numPr>
              <w:spacing w:line="360" w:lineRule="auto"/>
            </w:pPr>
            <w:r>
              <w:t>An alert should be displayed in case of invalid activity</w:t>
            </w:r>
            <w:r w:rsidR="004E0F01">
              <w:t>.</w:t>
            </w:r>
          </w:p>
          <w:p w14:paraId="52496F89" w14:textId="19B3DF85" w:rsidR="00913D59" w:rsidDel="00225865" w:rsidRDefault="00913D59" w:rsidP="008279D5">
            <w:pPr>
              <w:pStyle w:val="ListParagraph"/>
              <w:numPr>
                <w:ilvl w:val="0"/>
                <w:numId w:val="29"/>
              </w:numPr>
              <w:spacing w:line="360" w:lineRule="auto"/>
              <w:rPr>
                <w:del w:id="38" w:author="Microsoft account" w:date="2022-06-29T13:32:00Z"/>
              </w:rPr>
            </w:pPr>
            <w:del w:id="39" w:author="Microsoft account" w:date="2022-06-29T13:32:00Z">
              <w:r w:rsidDel="00225865">
                <w:delText>System shall generate temporary Pallet ID in case Pallet has no barcode label.</w:delText>
              </w:r>
            </w:del>
          </w:p>
          <w:p w14:paraId="21011E01" w14:textId="4235B00B" w:rsidR="00913D59" w:rsidDel="00225865" w:rsidRDefault="00913D59" w:rsidP="008279D5">
            <w:pPr>
              <w:pStyle w:val="ListParagraph"/>
              <w:numPr>
                <w:ilvl w:val="0"/>
                <w:numId w:val="29"/>
              </w:numPr>
              <w:spacing w:line="360" w:lineRule="auto"/>
              <w:rPr>
                <w:del w:id="40" w:author="Microsoft account" w:date="2022-06-29T13:32:00Z"/>
              </w:rPr>
            </w:pPr>
            <w:del w:id="41" w:author="Microsoft account" w:date="2022-06-29T13:32:00Z">
              <w:r w:rsidDel="00225865">
                <w:lastRenderedPageBreak/>
                <w:delText>System shall map Pallet ID with item Category of scanned Cartons being placed on it</w:delText>
              </w:r>
              <w:r w:rsidR="004E0F01" w:rsidDel="00225865">
                <w:delText>.</w:delText>
              </w:r>
            </w:del>
          </w:p>
          <w:p w14:paraId="58E44C59" w14:textId="0775FE7E" w:rsidR="00814742" w:rsidRDefault="00913D59" w:rsidP="008279D5">
            <w:pPr>
              <w:pStyle w:val="ListParagraph"/>
              <w:numPr>
                <w:ilvl w:val="0"/>
                <w:numId w:val="29"/>
              </w:numPr>
              <w:spacing w:line="360" w:lineRule="auto"/>
            </w:pPr>
            <w:del w:id="42" w:author="Microsoft account" w:date="2022-06-29T13:32:00Z">
              <w:r w:rsidDel="00225865">
                <w:delText>System shall display error message in case different Category Items are being placed on single Pallet</w:delText>
              </w:r>
              <w:r w:rsidR="004E0F01" w:rsidDel="00225865">
                <w:delText>.</w:delText>
              </w:r>
            </w:del>
          </w:p>
        </w:tc>
      </w:tr>
    </w:tbl>
    <w:p w14:paraId="2C7E52D2" w14:textId="77777777" w:rsidR="00296A76" w:rsidRPr="006E5AB3" w:rsidRDefault="00296A76" w:rsidP="00D66FFE">
      <w:pPr>
        <w:spacing w:line="360" w:lineRule="auto"/>
      </w:pPr>
    </w:p>
    <w:p w14:paraId="1360832C" w14:textId="77777777" w:rsidR="00814742" w:rsidRDefault="00814742" w:rsidP="00D66FFE">
      <w:pPr>
        <w:pStyle w:val="Heading3"/>
        <w:numPr>
          <w:ilvl w:val="2"/>
          <w:numId w:val="8"/>
        </w:numPr>
        <w:spacing w:line="360" w:lineRule="auto"/>
        <w:jc w:val="both"/>
      </w:pPr>
      <w:bookmarkStart w:id="43" w:name="_Toc32939408"/>
      <w:bookmarkStart w:id="44" w:name="_Toc90580325"/>
      <w:proofErr w:type="spellStart"/>
      <w:r>
        <w:t>Putaway</w:t>
      </w:r>
      <w:bookmarkEnd w:id="43"/>
      <w:bookmarkEnd w:id="44"/>
      <w:proofErr w:type="spellEnd"/>
    </w:p>
    <w:p w14:paraId="7776E11D" w14:textId="18844C0F" w:rsidR="00AF349C" w:rsidRPr="00AF349C" w:rsidRDefault="002845B9" w:rsidP="00AF349C">
      <w:r>
        <w:rPr>
          <w:noProof/>
          <w:lang w:val="en-IN" w:eastAsia="en-IN"/>
        </w:rPr>
        <w:drawing>
          <wp:inline distT="0" distB="0" distL="0" distR="0" wp14:anchorId="26669705" wp14:editId="158B350A">
            <wp:extent cx="5731510" cy="1365250"/>
            <wp:effectExtent l="0" t="0" r="254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365250"/>
                    </a:xfrm>
                    <a:prstGeom prst="rect">
                      <a:avLst/>
                    </a:prstGeom>
                  </pic:spPr>
                </pic:pic>
              </a:graphicData>
            </a:graphic>
          </wp:inline>
        </w:drawing>
      </w:r>
    </w:p>
    <w:p w14:paraId="7894E48E"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28E32427" w14:textId="77777777" w:rsidTr="00A46C2D">
        <w:tc>
          <w:tcPr>
            <w:tcW w:w="1838" w:type="dxa"/>
            <w:shd w:val="clear" w:color="auto" w:fill="FBE4D5" w:themeFill="accent2" w:themeFillTint="33"/>
          </w:tcPr>
          <w:p w14:paraId="031116EC" w14:textId="77777777" w:rsidR="00814742" w:rsidRPr="009C2094" w:rsidRDefault="00814742" w:rsidP="00D66FFE">
            <w:pPr>
              <w:spacing w:line="360" w:lineRule="auto"/>
              <w:rPr>
                <w:b/>
              </w:rPr>
            </w:pPr>
            <w:r w:rsidRPr="009C2094">
              <w:rPr>
                <w:b/>
              </w:rPr>
              <w:t>Module  Description</w:t>
            </w:r>
          </w:p>
        </w:tc>
        <w:tc>
          <w:tcPr>
            <w:tcW w:w="7512" w:type="dxa"/>
          </w:tcPr>
          <w:p w14:paraId="0DB1D058" w14:textId="6ADBEE9E" w:rsidR="005D63DA" w:rsidDel="00A443F4" w:rsidRDefault="005D63DA" w:rsidP="00D66FFE">
            <w:pPr>
              <w:spacing w:line="360" w:lineRule="auto"/>
              <w:rPr>
                <w:del w:id="45" w:author="Microsoft account" w:date="2022-06-29T15:14:00Z"/>
              </w:rPr>
            </w:pPr>
            <w:r>
              <w:t>The module will be used to place the FG Cartons on storage location suggested by system based on Location Capacity, Category</w:t>
            </w:r>
            <w:ins w:id="46" w:author="Microsoft account" w:date="2022-06-28T15:29:00Z">
              <w:r w:rsidR="00825CBD">
                <w:t>,</w:t>
              </w:r>
            </w:ins>
            <w:r>
              <w:t xml:space="preserve"> and Type and to update the Location-Carton mapping details in database.</w:t>
            </w:r>
          </w:p>
          <w:p w14:paraId="0DA25D54" w14:textId="03FB861F" w:rsidR="00814742" w:rsidRPr="00D049EF" w:rsidRDefault="00814742" w:rsidP="00A443F4">
            <w:pPr>
              <w:spacing w:line="360" w:lineRule="auto"/>
              <w:rPr>
                <w:szCs w:val="20"/>
              </w:rPr>
              <w:pPrChange w:id="47" w:author="Microsoft account" w:date="2022-06-29T15:14:00Z">
                <w:pPr>
                  <w:spacing w:line="360" w:lineRule="auto"/>
                  <w:jc w:val="both"/>
                </w:pPr>
              </w:pPrChange>
            </w:pPr>
          </w:p>
        </w:tc>
      </w:tr>
    </w:tbl>
    <w:p w14:paraId="2CEEAE55"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3"/>
        <w:gridCol w:w="7213"/>
      </w:tblGrid>
      <w:tr w:rsidR="00814742" w14:paraId="7AFBA990" w14:textId="77777777" w:rsidTr="00A46C2D">
        <w:tc>
          <w:tcPr>
            <w:tcW w:w="1838" w:type="dxa"/>
            <w:shd w:val="clear" w:color="auto" w:fill="FBE4D5" w:themeFill="accent2" w:themeFillTint="33"/>
          </w:tcPr>
          <w:p w14:paraId="5BA2B544"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7CF33699" w14:textId="77777777" w:rsidR="005D63DA" w:rsidRDefault="005D63DA" w:rsidP="008279D5">
            <w:pPr>
              <w:pStyle w:val="ListParagraph"/>
              <w:numPr>
                <w:ilvl w:val="0"/>
                <w:numId w:val="31"/>
              </w:numPr>
              <w:spacing w:line="360" w:lineRule="auto"/>
            </w:pPr>
            <w:r>
              <w:t>Location Label should be printed using the Location Master and tagged.</w:t>
            </w:r>
          </w:p>
          <w:p w14:paraId="19827E4D" w14:textId="0C7BEEB8" w:rsidR="005D63DA" w:rsidRDefault="00F033DE" w:rsidP="008279D5">
            <w:pPr>
              <w:pStyle w:val="ListParagraph"/>
              <w:numPr>
                <w:ilvl w:val="0"/>
                <w:numId w:val="31"/>
              </w:numPr>
              <w:spacing w:line="360" w:lineRule="auto"/>
            </w:pPr>
            <w:r>
              <w:t>Location Code and Location Type</w:t>
            </w:r>
            <w:r w:rsidR="005D63DA">
              <w:t xml:space="preserve"> should be defined.</w:t>
            </w:r>
          </w:p>
          <w:p w14:paraId="697650F3" w14:textId="079A1596" w:rsidR="005D63DA" w:rsidRDefault="005D63DA" w:rsidP="008279D5">
            <w:pPr>
              <w:pStyle w:val="ListParagraph"/>
              <w:numPr>
                <w:ilvl w:val="0"/>
                <w:numId w:val="31"/>
              </w:numPr>
              <w:spacing w:line="360" w:lineRule="auto"/>
            </w:pPr>
            <w:r>
              <w:t>Cartons should have barcode labels.</w:t>
            </w:r>
            <w:ins w:id="48" w:author="Microsoft account" w:date="2022-06-28T15:30:00Z">
              <w:r w:rsidR="00825CBD">
                <w:t xml:space="preserve"> </w:t>
              </w:r>
            </w:ins>
          </w:p>
          <w:p w14:paraId="0C10C900" w14:textId="1B7E92D2" w:rsidR="00814742" w:rsidRDefault="005D63DA" w:rsidP="008279D5">
            <w:pPr>
              <w:pStyle w:val="ListParagraph"/>
              <w:numPr>
                <w:ilvl w:val="0"/>
                <w:numId w:val="31"/>
              </w:numPr>
              <w:spacing w:line="360" w:lineRule="auto"/>
            </w:pPr>
            <w:del w:id="49" w:author="Microsoft account" w:date="2022-06-29T15:01:00Z">
              <w:r w:rsidDel="00F21BB2">
                <w:delText>Cartons shall be received on pallet</w:delText>
              </w:r>
              <w:r w:rsidR="00A14B36" w:rsidDel="00F21BB2">
                <w:delText>.</w:delText>
              </w:r>
              <w:r w:rsidR="00814742" w:rsidDel="00F21BB2">
                <w:delText xml:space="preserve"> </w:delText>
              </w:r>
            </w:del>
          </w:p>
        </w:tc>
      </w:tr>
    </w:tbl>
    <w:p w14:paraId="23A4EBBB"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1"/>
        <w:gridCol w:w="7225"/>
      </w:tblGrid>
      <w:tr w:rsidR="00814742" w14:paraId="1D48D78A" w14:textId="77777777" w:rsidTr="00A46C2D">
        <w:trPr>
          <w:trHeight w:val="1455"/>
        </w:trPr>
        <w:tc>
          <w:tcPr>
            <w:tcW w:w="1838" w:type="dxa"/>
            <w:shd w:val="clear" w:color="auto" w:fill="FBE4D5" w:themeFill="accent2" w:themeFillTint="33"/>
          </w:tcPr>
          <w:p w14:paraId="08F42680" w14:textId="77777777" w:rsidR="00814742" w:rsidRPr="00CE3DEE" w:rsidRDefault="00814742" w:rsidP="00D66FFE">
            <w:pPr>
              <w:spacing w:line="360" w:lineRule="auto"/>
              <w:rPr>
                <w:b/>
              </w:rPr>
            </w:pPr>
            <w:r w:rsidRPr="00CE3DEE">
              <w:rPr>
                <w:b/>
              </w:rPr>
              <w:t>Process Steps</w:t>
            </w:r>
          </w:p>
        </w:tc>
        <w:tc>
          <w:tcPr>
            <w:tcW w:w="7512" w:type="dxa"/>
          </w:tcPr>
          <w:p w14:paraId="4A45596F" w14:textId="4671E49C" w:rsidR="00E4344C" w:rsidRDefault="00814742" w:rsidP="00E4344C">
            <w:pPr>
              <w:pStyle w:val="ListParagraph"/>
              <w:numPr>
                <w:ilvl w:val="0"/>
                <w:numId w:val="16"/>
              </w:numPr>
              <w:spacing w:line="360" w:lineRule="auto"/>
              <w:ind w:left="360"/>
              <w:jc w:val="both"/>
            </w:pPr>
            <w:r>
              <w:t>User will scan Location and Carton Shipper Label using HHT.</w:t>
            </w:r>
          </w:p>
          <w:p w14:paraId="528DFFC2" w14:textId="77777777" w:rsidR="00814742" w:rsidRDefault="00814742" w:rsidP="00D66FFE">
            <w:pPr>
              <w:spacing w:line="360" w:lineRule="auto"/>
              <w:ind w:left="360"/>
              <w:rPr>
                <w:ins w:id="50" w:author="Microsoft account" w:date="2022-06-29T15:01:00Z"/>
                <w:i/>
                <w:iCs/>
                <w:color w:val="FF0000"/>
              </w:rPr>
            </w:pPr>
            <w:r>
              <w:rPr>
                <w:i/>
                <w:iCs/>
                <w:color w:val="FF0000"/>
              </w:rPr>
              <w:t>*</w:t>
            </w:r>
            <w:r w:rsidRPr="00F8204F">
              <w:rPr>
                <w:i/>
                <w:iCs/>
                <w:color w:val="FF0000"/>
              </w:rPr>
              <w:t>Location could be Ground level/ Racks.</w:t>
            </w:r>
          </w:p>
          <w:p w14:paraId="61D34041" w14:textId="1640AD4E" w:rsidR="00F21BB2" w:rsidRPr="00F21BB2" w:rsidRDefault="00F21BB2" w:rsidP="00F21BB2">
            <w:pPr>
              <w:spacing w:line="360" w:lineRule="auto"/>
              <w:rPr>
                <w:iCs/>
                <w:color w:val="FF0000"/>
                <w:rPrChange w:id="51" w:author="Microsoft account" w:date="2022-06-29T15:02:00Z">
                  <w:rPr>
                    <w:i/>
                    <w:iCs/>
                    <w:color w:val="FF0000"/>
                  </w:rPr>
                </w:rPrChange>
              </w:rPr>
              <w:pPrChange w:id="52" w:author="Microsoft account" w:date="2022-06-29T15:02:00Z">
                <w:pPr>
                  <w:spacing w:line="360" w:lineRule="auto"/>
                  <w:ind w:left="360"/>
                </w:pPr>
              </w:pPrChange>
            </w:pPr>
          </w:p>
          <w:p w14:paraId="1A5C11A9" w14:textId="25B4B1A6" w:rsidR="00E4344C" w:rsidRDefault="00E4344C" w:rsidP="00D66FFE">
            <w:pPr>
              <w:pStyle w:val="ListParagraph"/>
              <w:numPr>
                <w:ilvl w:val="0"/>
                <w:numId w:val="16"/>
              </w:numPr>
              <w:spacing w:line="360" w:lineRule="auto"/>
              <w:ind w:left="360"/>
              <w:jc w:val="both"/>
              <w:rPr>
                <w:ins w:id="53" w:author="Microsoft account" w:date="2022-06-29T15:03:00Z"/>
              </w:rPr>
            </w:pPr>
            <w:ins w:id="54" w:author="Microsoft account" w:date="2022-06-29T15:03:00Z">
              <w:r>
                <w:t xml:space="preserve">Location details such as Location Code, Location Capacity, </w:t>
              </w:r>
            </w:ins>
            <w:ins w:id="55" w:author="Microsoft account" w:date="2022-06-29T15:05:00Z">
              <w:r>
                <w:t>and Location</w:t>
              </w:r>
            </w:ins>
            <w:ins w:id="56" w:author="Microsoft account" w:date="2022-06-29T15:03:00Z">
              <w:r>
                <w:t xml:space="preserve"> </w:t>
              </w:r>
            </w:ins>
            <w:ins w:id="57" w:author="Microsoft account" w:date="2022-06-29T15:04:00Z">
              <w:r>
                <w:t>Type will get displayed.</w:t>
              </w:r>
            </w:ins>
          </w:p>
          <w:p w14:paraId="2C99A3C6" w14:textId="78F95B26" w:rsidR="00814742" w:rsidRDefault="00814742" w:rsidP="00D66FFE">
            <w:pPr>
              <w:pStyle w:val="ListParagraph"/>
              <w:numPr>
                <w:ilvl w:val="0"/>
                <w:numId w:val="16"/>
              </w:numPr>
              <w:spacing w:line="360" w:lineRule="auto"/>
              <w:ind w:left="360"/>
              <w:jc w:val="both"/>
            </w:pPr>
            <w:r>
              <w:t>User will place the Carton at scanned Location</w:t>
            </w:r>
            <w:ins w:id="58" w:author="Microsoft account" w:date="2022-06-29T15:12:00Z">
              <w:r w:rsidR="00E4344C">
                <w:t xml:space="preserve"> based on </w:t>
              </w:r>
              <w:r w:rsidR="003B088A">
                <w:t xml:space="preserve">Location Capacity, </w:t>
              </w:r>
            </w:ins>
            <w:ins w:id="59" w:author="Microsoft account" w:date="2022-06-29T15:13:00Z">
              <w:r w:rsidR="003B088A">
                <w:t xml:space="preserve">Location </w:t>
              </w:r>
            </w:ins>
            <w:ins w:id="60" w:author="Microsoft account" w:date="2022-06-29T15:18:00Z">
              <w:r w:rsidR="00A443F4">
                <w:t>Category</w:t>
              </w:r>
            </w:ins>
            <w:ins w:id="61" w:author="Microsoft account" w:date="2022-06-29T15:13:00Z">
              <w:r w:rsidR="003B088A">
                <w:t xml:space="preserve"> and Location Type</w:t>
              </w:r>
            </w:ins>
            <w:del w:id="62" w:author="Microsoft account" w:date="2022-06-29T15:12:00Z">
              <w:r w:rsidDel="00E4344C">
                <w:delText>.</w:delText>
              </w:r>
            </w:del>
          </w:p>
          <w:p w14:paraId="54BACC9F" w14:textId="3BC08D18" w:rsidR="00814742" w:rsidRDefault="00814742" w:rsidP="00AF349C">
            <w:pPr>
              <w:pStyle w:val="ListParagraph"/>
              <w:numPr>
                <w:ilvl w:val="0"/>
                <w:numId w:val="16"/>
              </w:numPr>
              <w:spacing w:after="100" w:line="360" w:lineRule="auto"/>
              <w:ind w:left="360"/>
              <w:jc w:val="both"/>
            </w:pPr>
            <w:r>
              <w:t>Location – Carton mapping details will be updated in the database.</w:t>
            </w:r>
          </w:p>
        </w:tc>
      </w:tr>
    </w:tbl>
    <w:p w14:paraId="0E819291"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12FA5610" w14:textId="77777777" w:rsidTr="00A46C2D">
        <w:tc>
          <w:tcPr>
            <w:tcW w:w="1838" w:type="dxa"/>
            <w:shd w:val="clear" w:color="auto" w:fill="FBE4D5" w:themeFill="accent2" w:themeFillTint="33"/>
          </w:tcPr>
          <w:p w14:paraId="1BE07874" w14:textId="77777777" w:rsidR="00814742" w:rsidRPr="00CE3DEE" w:rsidRDefault="00814742" w:rsidP="00D66FFE">
            <w:pPr>
              <w:spacing w:line="360" w:lineRule="auto"/>
              <w:rPr>
                <w:b/>
              </w:rPr>
            </w:pPr>
            <w:r w:rsidRPr="00CE3DEE">
              <w:rPr>
                <w:b/>
              </w:rPr>
              <w:t>Post-Conditions</w:t>
            </w:r>
          </w:p>
        </w:tc>
        <w:tc>
          <w:tcPr>
            <w:tcW w:w="7512" w:type="dxa"/>
          </w:tcPr>
          <w:p w14:paraId="0D79C153" w14:textId="5D5BE6D9" w:rsidR="00814742" w:rsidRDefault="00A14B36" w:rsidP="008279D5">
            <w:pPr>
              <w:pStyle w:val="ListParagraph"/>
              <w:numPr>
                <w:ilvl w:val="0"/>
                <w:numId w:val="32"/>
              </w:numPr>
              <w:spacing w:after="100" w:line="360" w:lineRule="auto"/>
              <w:jc w:val="both"/>
            </w:pPr>
            <w:r>
              <w:rPr>
                <w:iCs/>
                <w:color w:val="000000" w:themeColor="text1"/>
              </w:rPr>
              <w:t>Location-Cartons</w:t>
            </w:r>
            <w:r w:rsidRPr="003A174F">
              <w:rPr>
                <w:iCs/>
                <w:color w:val="000000" w:themeColor="text1"/>
              </w:rPr>
              <w:t xml:space="preserve"> mappin</w:t>
            </w:r>
            <w:r>
              <w:rPr>
                <w:iCs/>
                <w:color w:val="000000" w:themeColor="text1"/>
              </w:rPr>
              <w:t>g will be stored in database.</w:t>
            </w:r>
          </w:p>
        </w:tc>
      </w:tr>
    </w:tbl>
    <w:p w14:paraId="28C44D2D"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4"/>
        <w:gridCol w:w="7212"/>
      </w:tblGrid>
      <w:tr w:rsidR="00814742" w14:paraId="32F474AC" w14:textId="77777777" w:rsidTr="00A46C2D">
        <w:tc>
          <w:tcPr>
            <w:tcW w:w="1838" w:type="dxa"/>
            <w:shd w:val="clear" w:color="auto" w:fill="FBE4D5" w:themeFill="accent2" w:themeFillTint="33"/>
          </w:tcPr>
          <w:p w14:paraId="0DD17504" w14:textId="77777777" w:rsidR="00814742" w:rsidRPr="00CE3DEE" w:rsidRDefault="00814742" w:rsidP="00D66FFE">
            <w:pPr>
              <w:spacing w:line="360" w:lineRule="auto"/>
              <w:rPr>
                <w:b/>
              </w:rPr>
            </w:pPr>
            <w:r w:rsidRPr="00CE3DEE">
              <w:rPr>
                <w:b/>
              </w:rPr>
              <w:lastRenderedPageBreak/>
              <w:t>Validations</w:t>
            </w:r>
          </w:p>
        </w:tc>
        <w:tc>
          <w:tcPr>
            <w:tcW w:w="7512" w:type="dxa"/>
          </w:tcPr>
          <w:p w14:paraId="364497CF" w14:textId="77777777" w:rsidR="00A14B36" w:rsidRDefault="00A14B36" w:rsidP="008279D5">
            <w:pPr>
              <w:pStyle w:val="ListParagraph"/>
              <w:numPr>
                <w:ilvl w:val="0"/>
                <w:numId w:val="33"/>
              </w:numPr>
              <w:spacing w:line="360" w:lineRule="auto"/>
            </w:pPr>
            <w:r>
              <w:t>An alert should be displayed in case user scan other location than defined or suggested Location.</w:t>
            </w:r>
          </w:p>
          <w:p w14:paraId="0080A5F6" w14:textId="77777777" w:rsidR="00A14B36" w:rsidRDefault="00A14B36" w:rsidP="008279D5">
            <w:pPr>
              <w:pStyle w:val="ListParagraph"/>
              <w:numPr>
                <w:ilvl w:val="0"/>
                <w:numId w:val="33"/>
              </w:numPr>
              <w:spacing w:line="360" w:lineRule="auto"/>
            </w:pPr>
            <w:r>
              <w:t>An alert should be displayed in case duplicate / invalid barcode label is scanned</w:t>
            </w:r>
          </w:p>
          <w:p w14:paraId="3782E0BD" w14:textId="47FF0579" w:rsidR="00814742" w:rsidRDefault="00A14B36" w:rsidP="008279D5">
            <w:pPr>
              <w:pStyle w:val="ListParagraph"/>
              <w:numPr>
                <w:ilvl w:val="0"/>
                <w:numId w:val="33"/>
              </w:numPr>
              <w:spacing w:line="360" w:lineRule="auto"/>
              <w:jc w:val="both"/>
            </w:pPr>
            <w:del w:id="63" w:author="Microsoft account" w:date="2022-06-29T15:04:00Z">
              <w:r w:rsidDel="00E4344C">
                <w:delText>System shall allow scanning of carton label for putaway in case Pallet Label is available</w:delText>
              </w:r>
            </w:del>
          </w:p>
        </w:tc>
      </w:tr>
    </w:tbl>
    <w:p w14:paraId="672CC54C" w14:textId="77777777" w:rsidR="00814742" w:rsidRDefault="00814742" w:rsidP="00D66FFE">
      <w:pPr>
        <w:spacing w:line="360" w:lineRule="auto"/>
      </w:pPr>
    </w:p>
    <w:p w14:paraId="3B99D425" w14:textId="77777777" w:rsidR="00814742" w:rsidRDefault="00814742" w:rsidP="00D66FFE">
      <w:pPr>
        <w:pStyle w:val="Heading3"/>
        <w:numPr>
          <w:ilvl w:val="2"/>
          <w:numId w:val="8"/>
        </w:numPr>
        <w:spacing w:line="360" w:lineRule="auto"/>
        <w:jc w:val="both"/>
      </w:pPr>
      <w:r>
        <w:t>Picklist Generation</w:t>
      </w:r>
    </w:p>
    <w:p w14:paraId="2A4B21D3" w14:textId="42737FCC" w:rsidR="00183D50" w:rsidRPr="00183D50" w:rsidRDefault="007E0FA8" w:rsidP="00183D50">
      <w:r>
        <w:rPr>
          <w:noProof/>
          <w:lang w:val="en-IN" w:eastAsia="en-IN"/>
        </w:rPr>
        <w:drawing>
          <wp:inline distT="0" distB="0" distL="0" distR="0" wp14:anchorId="20236220" wp14:editId="0FA41617">
            <wp:extent cx="5731510" cy="162306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623060"/>
                    </a:xfrm>
                    <a:prstGeom prst="rect">
                      <a:avLst/>
                    </a:prstGeom>
                  </pic:spPr>
                </pic:pic>
              </a:graphicData>
            </a:graphic>
          </wp:inline>
        </w:drawing>
      </w:r>
    </w:p>
    <w:p w14:paraId="176C59A0"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4"/>
        <w:gridCol w:w="7212"/>
      </w:tblGrid>
      <w:tr w:rsidR="00814742" w14:paraId="01E2665D" w14:textId="77777777" w:rsidTr="00A46C2D">
        <w:tc>
          <w:tcPr>
            <w:tcW w:w="1838" w:type="dxa"/>
            <w:shd w:val="clear" w:color="auto" w:fill="FBE4D5" w:themeFill="accent2" w:themeFillTint="33"/>
          </w:tcPr>
          <w:p w14:paraId="32B6FBDC" w14:textId="77777777" w:rsidR="00814742" w:rsidRPr="009C2094" w:rsidRDefault="00814742" w:rsidP="00D66FFE">
            <w:pPr>
              <w:spacing w:line="360" w:lineRule="auto"/>
              <w:rPr>
                <w:b/>
              </w:rPr>
            </w:pPr>
            <w:r w:rsidRPr="009C2094">
              <w:rPr>
                <w:b/>
              </w:rPr>
              <w:t>Module  Description</w:t>
            </w:r>
          </w:p>
        </w:tc>
        <w:tc>
          <w:tcPr>
            <w:tcW w:w="7512" w:type="dxa"/>
          </w:tcPr>
          <w:p w14:paraId="30E8EB42" w14:textId="11FFD7AD" w:rsidR="00814742" w:rsidRDefault="00814742" w:rsidP="00D66FFE">
            <w:pPr>
              <w:spacing w:line="360" w:lineRule="auto"/>
            </w:pPr>
            <w:r>
              <w:t xml:space="preserve">In this </w:t>
            </w:r>
            <w:ins w:id="64" w:author="Microsoft account" w:date="2022-06-29T15:45:00Z">
              <w:r w:rsidR="00AA0504">
                <w:t>module</w:t>
              </w:r>
            </w:ins>
            <w:del w:id="65" w:author="Microsoft account" w:date="2022-06-29T15:45:00Z">
              <w:r w:rsidDel="00AA0504">
                <w:delText>process</w:delText>
              </w:r>
            </w:del>
            <w:r>
              <w:t>,</w:t>
            </w:r>
            <w:ins w:id="66" w:author="Microsoft account" w:date="2022-06-29T15:45:00Z">
              <w:r w:rsidR="00AA0504">
                <w:t xml:space="preserve"> the</w:t>
              </w:r>
            </w:ins>
            <w:r>
              <w:t xml:space="preserve"> Picklist will be generated against Dispatch Plan and a unique Picklist ID will be returned. The Dispatch Plan will be fetched from SAP. </w:t>
            </w:r>
          </w:p>
          <w:p w14:paraId="72960FA0" w14:textId="77777777" w:rsidR="00814742" w:rsidRPr="00D049EF" w:rsidRDefault="00814742" w:rsidP="00D66FFE">
            <w:pPr>
              <w:spacing w:line="360" w:lineRule="auto"/>
              <w:jc w:val="both"/>
              <w:rPr>
                <w:szCs w:val="20"/>
              </w:rPr>
            </w:pPr>
          </w:p>
        </w:tc>
      </w:tr>
    </w:tbl>
    <w:p w14:paraId="657DAD5D"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1"/>
        <w:gridCol w:w="7215"/>
      </w:tblGrid>
      <w:tr w:rsidR="00814742" w14:paraId="1A4937AA" w14:textId="77777777" w:rsidTr="00A46C2D">
        <w:tc>
          <w:tcPr>
            <w:tcW w:w="1838" w:type="dxa"/>
            <w:shd w:val="clear" w:color="auto" w:fill="FBE4D5" w:themeFill="accent2" w:themeFillTint="33"/>
          </w:tcPr>
          <w:p w14:paraId="2170AFBE"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70C3CF7B" w14:textId="165DB046" w:rsidR="00A36930" w:rsidDel="000A0A15" w:rsidRDefault="00070DCE" w:rsidP="008279D5">
            <w:pPr>
              <w:pStyle w:val="ListParagraph"/>
              <w:numPr>
                <w:ilvl w:val="0"/>
                <w:numId w:val="36"/>
              </w:numPr>
              <w:spacing w:line="360" w:lineRule="auto"/>
              <w:rPr>
                <w:del w:id="67" w:author="Microsoft account" w:date="2022-06-29T16:03:00Z"/>
              </w:rPr>
            </w:pPr>
            <w:ins w:id="68" w:author="Microsoft account" w:date="2022-06-29T16:34:00Z">
              <w:r>
                <w:t>Di</w:t>
              </w:r>
              <w:r w:rsidR="009000AB">
                <w:t xml:space="preserve">spatch plan should be fetched from </w:t>
              </w:r>
            </w:ins>
            <w:ins w:id="69" w:author="Microsoft account" w:date="2022-06-29T16:37:00Z">
              <w:r w:rsidR="009000AB">
                <w:t>SAP.</w:t>
              </w:r>
            </w:ins>
            <w:del w:id="70" w:author="Microsoft account" w:date="2022-06-29T16:03:00Z">
              <w:r w:rsidR="00A36930" w:rsidDel="000A0A15">
                <w:delText xml:space="preserve">Sales Order shall be received from SAP </w:delText>
              </w:r>
            </w:del>
          </w:p>
          <w:p w14:paraId="26AA2AC7" w14:textId="23276B7F" w:rsidR="00A36930" w:rsidDel="000A0A15" w:rsidRDefault="00A36930" w:rsidP="008279D5">
            <w:pPr>
              <w:pStyle w:val="ListParagraph"/>
              <w:numPr>
                <w:ilvl w:val="0"/>
                <w:numId w:val="36"/>
              </w:numPr>
              <w:spacing w:line="360" w:lineRule="auto"/>
              <w:rPr>
                <w:del w:id="71" w:author="Microsoft account" w:date="2022-06-29T16:03:00Z"/>
              </w:rPr>
            </w:pPr>
            <w:del w:id="72" w:author="Microsoft account" w:date="2022-06-29T16:03:00Z">
              <w:r w:rsidDel="000A0A15">
                <w:delText xml:space="preserve">SMTP Host and Server details are required for email configuration </w:delText>
              </w:r>
            </w:del>
          </w:p>
          <w:p w14:paraId="7B12C62A" w14:textId="3A53A6C0" w:rsidR="00814742" w:rsidRDefault="00A36930" w:rsidP="008279D5">
            <w:pPr>
              <w:pStyle w:val="ListParagraph"/>
              <w:numPr>
                <w:ilvl w:val="0"/>
                <w:numId w:val="36"/>
              </w:numPr>
              <w:spacing w:line="360" w:lineRule="auto"/>
            </w:pPr>
            <w:del w:id="73" w:author="Microsoft account" w:date="2022-06-29T16:03:00Z">
              <w:r w:rsidDel="000A0A15">
                <w:delText>Route master should be available</w:delText>
              </w:r>
            </w:del>
          </w:p>
        </w:tc>
      </w:tr>
    </w:tbl>
    <w:p w14:paraId="05E938B9"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88"/>
        <w:gridCol w:w="7228"/>
      </w:tblGrid>
      <w:tr w:rsidR="00814742" w14:paraId="04F3996A" w14:textId="77777777" w:rsidTr="00A46C2D">
        <w:trPr>
          <w:trHeight w:val="1455"/>
        </w:trPr>
        <w:tc>
          <w:tcPr>
            <w:tcW w:w="1838" w:type="dxa"/>
            <w:shd w:val="clear" w:color="auto" w:fill="FBE4D5" w:themeFill="accent2" w:themeFillTint="33"/>
          </w:tcPr>
          <w:p w14:paraId="5F31BB04" w14:textId="77777777" w:rsidR="00814742" w:rsidRPr="00CE3DEE" w:rsidRDefault="00814742" w:rsidP="00D66FFE">
            <w:pPr>
              <w:spacing w:line="360" w:lineRule="auto"/>
              <w:rPr>
                <w:b/>
              </w:rPr>
            </w:pPr>
            <w:r w:rsidRPr="00CE3DEE">
              <w:rPr>
                <w:b/>
              </w:rPr>
              <w:t>Process Steps</w:t>
            </w:r>
          </w:p>
        </w:tc>
        <w:tc>
          <w:tcPr>
            <w:tcW w:w="7512" w:type="dxa"/>
          </w:tcPr>
          <w:p w14:paraId="11E06FEF" w14:textId="36613CF5" w:rsidR="00814742" w:rsidRDefault="00975BFD" w:rsidP="00D66FFE">
            <w:pPr>
              <w:pStyle w:val="ListParagraph"/>
              <w:numPr>
                <w:ilvl w:val="0"/>
                <w:numId w:val="17"/>
              </w:numPr>
              <w:spacing w:line="360" w:lineRule="auto"/>
              <w:ind w:left="360"/>
              <w:jc w:val="both"/>
            </w:pPr>
            <w:ins w:id="74" w:author="Microsoft account" w:date="2022-06-29T16:51:00Z">
              <w:r>
                <w:t>Receive</w:t>
              </w:r>
            </w:ins>
            <w:del w:id="75" w:author="Microsoft account" w:date="2022-06-29T16:51:00Z">
              <w:r w:rsidR="00814742" w:rsidDel="00975BFD">
                <w:delText>Select</w:delText>
              </w:r>
            </w:del>
            <w:r w:rsidR="00814742">
              <w:t xml:space="preserve"> Dispatch Plan</w:t>
            </w:r>
            <w:ins w:id="76" w:author="Microsoft account" w:date="2022-06-29T16:50:00Z">
              <w:r>
                <w:t xml:space="preserve"> fetched from SAP</w:t>
              </w:r>
            </w:ins>
            <w:r w:rsidR="00814742">
              <w:t>.</w:t>
            </w:r>
          </w:p>
          <w:p w14:paraId="6A32D161" w14:textId="77777777" w:rsidR="00814742" w:rsidRPr="00230A1A" w:rsidRDefault="00814742" w:rsidP="00D66FFE">
            <w:pPr>
              <w:spacing w:line="360" w:lineRule="auto"/>
              <w:ind w:left="360"/>
              <w:rPr>
                <w:i/>
                <w:iCs/>
                <w:color w:val="FF0000"/>
              </w:rPr>
            </w:pPr>
            <w:r w:rsidRPr="00230A1A">
              <w:rPr>
                <w:i/>
                <w:iCs/>
                <w:color w:val="FF0000"/>
              </w:rPr>
              <w:t>*</w:t>
            </w:r>
            <w:r>
              <w:rPr>
                <w:i/>
                <w:iCs/>
                <w:color w:val="FF0000"/>
              </w:rPr>
              <w:t xml:space="preserve">Dispatch </w:t>
            </w:r>
            <w:r w:rsidRPr="00230A1A">
              <w:rPr>
                <w:i/>
                <w:iCs/>
                <w:color w:val="FF0000"/>
              </w:rPr>
              <w:t>Plan will be received from SAP.</w:t>
            </w:r>
          </w:p>
          <w:p w14:paraId="4B6C40F8" w14:textId="6BB8EB79" w:rsidR="00975BFD" w:rsidRDefault="00975BFD" w:rsidP="00D66FFE">
            <w:pPr>
              <w:pStyle w:val="ListParagraph"/>
              <w:numPr>
                <w:ilvl w:val="0"/>
                <w:numId w:val="17"/>
              </w:numPr>
              <w:spacing w:after="100" w:line="360" w:lineRule="auto"/>
              <w:ind w:left="360"/>
              <w:jc w:val="both"/>
              <w:rPr>
                <w:ins w:id="77" w:author="Microsoft account" w:date="2022-06-29T16:52:00Z"/>
              </w:rPr>
            </w:pPr>
            <w:ins w:id="78" w:author="Microsoft account" w:date="2022-06-29T16:52:00Z">
              <w:r>
                <w:t>Select Dispatch Plan.</w:t>
              </w:r>
            </w:ins>
          </w:p>
          <w:p w14:paraId="2746A455" w14:textId="2B796B1D" w:rsidR="00975BFD" w:rsidRDefault="00975BFD" w:rsidP="00D66FFE">
            <w:pPr>
              <w:pStyle w:val="ListParagraph"/>
              <w:numPr>
                <w:ilvl w:val="0"/>
                <w:numId w:val="17"/>
              </w:numPr>
              <w:spacing w:after="100" w:line="360" w:lineRule="auto"/>
              <w:ind w:left="360"/>
              <w:jc w:val="both"/>
              <w:rPr>
                <w:ins w:id="79" w:author="Microsoft account" w:date="2022-06-29T16:53:00Z"/>
              </w:rPr>
            </w:pPr>
            <w:ins w:id="80" w:author="Microsoft account" w:date="2022-06-29T16:53:00Z">
              <w:r>
                <w:t>(Kindly suggest me if any details will be appear here</w:t>
              </w:r>
            </w:ins>
            <w:ins w:id="81" w:author="Microsoft account" w:date="2022-06-29T16:54:00Z">
              <w:r>
                <w:t>).</w:t>
              </w:r>
            </w:ins>
          </w:p>
          <w:p w14:paraId="3A9760DD" w14:textId="60676BEA" w:rsidR="00814742" w:rsidRDefault="009000AB" w:rsidP="00D66FFE">
            <w:pPr>
              <w:pStyle w:val="ListParagraph"/>
              <w:numPr>
                <w:ilvl w:val="0"/>
                <w:numId w:val="17"/>
              </w:numPr>
              <w:spacing w:after="100" w:line="360" w:lineRule="auto"/>
              <w:ind w:left="360"/>
              <w:jc w:val="both"/>
            </w:pPr>
            <w:ins w:id="82" w:author="Microsoft account" w:date="2022-06-29T16:40:00Z">
              <w:r>
                <w:t xml:space="preserve">Unique </w:t>
              </w:r>
            </w:ins>
            <w:ins w:id="83" w:author="Microsoft account" w:date="2022-06-29T16:38:00Z">
              <w:r>
                <w:t>Picklist</w:t>
              </w:r>
            </w:ins>
            <w:ins w:id="84" w:author="Microsoft account" w:date="2022-06-29T16:40:00Z">
              <w:r>
                <w:t xml:space="preserve"> ID</w:t>
              </w:r>
            </w:ins>
            <w:ins w:id="85" w:author="Microsoft account" w:date="2022-06-29T16:38:00Z">
              <w:r>
                <w:t xml:space="preserve"> will be generated </w:t>
              </w:r>
            </w:ins>
            <w:del w:id="86" w:author="Microsoft account" w:date="2022-06-29T16:38:00Z">
              <w:r w:rsidR="00814742" w:rsidDel="009000AB">
                <w:delText>Generate Picklist</w:delText>
              </w:r>
            </w:del>
            <w:r w:rsidR="00814742">
              <w:t xml:space="preserve"> against selected Dispatch Plan.</w:t>
            </w:r>
          </w:p>
          <w:p w14:paraId="2D49D816" w14:textId="725AFA71" w:rsidR="00814742" w:rsidRDefault="00975BFD" w:rsidP="00774650">
            <w:pPr>
              <w:pStyle w:val="ListParagraph"/>
              <w:numPr>
                <w:ilvl w:val="0"/>
                <w:numId w:val="17"/>
              </w:numPr>
              <w:spacing w:after="100" w:line="360" w:lineRule="auto"/>
              <w:ind w:left="360"/>
              <w:jc w:val="both"/>
            </w:pPr>
            <w:ins w:id="87" w:author="Microsoft account" w:date="2022-06-29T16:53:00Z">
              <w:r>
                <w:t>Picklist ID will get displayed on screen and details are updated in the database</w:t>
              </w:r>
            </w:ins>
            <w:del w:id="88" w:author="Microsoft account" w:date="2022-06-29T16:53:00Z">
              <w:r w:rsidR="00814742" w:rsidDel="00975BFD">
                <w:delText>Update corresponding details in the database</w:delText>
              </w:r>
            </w:del>
          </w:p>
        </w:tc>
      </w:tr>
    </w:tbl>
    <w:p w14:paraId="10512DAF"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45C739D2" w14:textId="77777777" w:rsidTr="00A46C2D">
        <w:tc>
          <w:tcPr>
            <w:tcW w:w="1838" w:type="dxa"/>
            <w:shd w:val="clear" w:color="auto" w:fill="FBE4D5" w:themeFill="accent2" w:themeFillTint="33"/>
          </w:tcPr>
          <w:p w14:paraId="15525291" w14:textId="77777777" w:rsidR="00814742" w:rsidRPr="00CE3DEE" w:rsidRDefault="00814742" w:rsidP="00D66FFE">
            <w:pPr>
              <w:spacing w:line="360" w:lineRule="auto"/>
              <w:rPr>
                <w:b/>
              </w:rPr>
            </w:pPr>
            <w:r w:rsidRPr="00CE3DEE">
              <w:rPr>
                <w:b/>
              </w:rPr>
              <w:t>Post-Conditions</w:t>
            </w:r>
          </w:p>
        </w:tc>
        <w:tc>
          <w:tcPr>
            <w:tcW w:w="7512" w:type="dxa"/>
          </w:tcPr>
          <w:p w14:paraId="6FA5A745" w14:textId="77777777" w:rsidR="00DB36C4" w:rsidRDefault="00DB36C4" w:rsidP="00DB36C4">
            <w:pPr>
              <w:pStyle w:val="ListParagraph"/>
              <w:numPr>
                <w:ilvl w:val="0"/>
                <w:numId w:val="37"/>
              </w:numPr>
              <w:spacing w:line="360" w:lineRule="auto"/>
              <w:rPr>
                <w:ins w:id="89" w:author="Microsoft account" w:date="2022-06-29T16:48:00Z"/>
              </w:rPr>
            </w:pPr>
            <w:ins w:id="90" w:author="Microsoft account" w:date="2022-06-29T16:48:00Z">
              <w:r>
                <w:t>Picklist ID is generated by system.</w:t>
              </w:r>
            </w:ins>
          </w:p>
          <w:p w14:paraId="12363CCD" w14:textId="753EE09C" w:rsidR="009000AB" w:rsidRDefault="00DB36C4" w:rsidP="00DB36C4">
            <w:pPr>
              <w:pStyle w:val="ListParagraph"/>
              <w:numPr>
                <w:ilvl w:val="0"/>
                <w:numId w:val="37"/>
              </w:numPr>
              <w:spacing w:after="100" w:line="360" w:lineRule="auto"/>
              <w:jc w:val="both"/>
            </w:pPr>
            <w:ins w:id="91" w:author="Microsoft account" w:date="2022-06-29T16:48:00Z">
              <w:r>
                <w:t>User should be able to view the Picklist while Picking</w:t>
              </w:r>
              <w:r w:rsidDel="00DB36C4">
                <w:rPr>
                  <w:iCs/>
                  <w:color w:val="000000" w:themeColor="text1"/>
                </w:rPr>
                <w:t xml:space="preserve"> </w:t>
              </w:r>
            </w:ins>
            <w:del w:id="92" w:author="Microsoft account" w:date="2022-06-29T16:48:00Z">
              <w:r w:rsidR="00A36930" w:rsidDel="00DB36C4">
                <w:rPr>
                  <w:iCs/>
                  <w:color w:val="000000" w:themeColor="text1"/>
                </w:rPr>
                <w:delText>Picklist Number is generated by System</w:delText>
              </w:r>
            </w:del>
          </w:p>
        </w:tc>
      </w:tr>
    </w:tbl>
    <w:p w14:paraId="070213B8"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4"/>
        <w:gridCol w:w="7212"/>
      </w:tblGrid>
      <w:tr w:rsidR="00814742" w14:paraId="2510C963" w14:textId="77777777" w:rsidTr="00453FA0">
        <w:tc>
          <w:tcPr>
            <w:tcW w:w="1804" w:type="dxa"/>
            <w:shd w:val="clear" w:color="auto" w:fill="FBE4D5" w:themeFill="accent2" w:themeFillTint="33"/>
          </w:tcPr>
          <w:p w14:paraId="75BB38EE" w14:textId="77777777" w:rsidR="00814742" w:rsidRPr="00CE3DEE" w:rsidRDefault="00814742" w:rsidP="00D66FFE">
            <w:pPr>
              <w:spacing w:line="360" w:lineRule="auto"/>
              <w:rPr>
                <w:b/>
              </w:rPr>
            </w:pPr>
            <w:r w:rsidRPr="00CE3DEE">
              <w:rPr>
                <w:b/>
              </w:rPr>
              <w:t>Validations</w:t>
            </w:r>
          </w:p>
        </w:tc>
        <w:tc>
          <w:tcPr>
            <w:tcW w:w="7212" w:type="dxa"/>
          </w:tcPr>
          <w:p w14:paraId="271AAA4B" w14:textId="77777777" w:rsidR="00A36930" w:rsidRDefault="00A36930" w:rsidP="008279D5">
            <w:pPr>
              <w:pStyle w:val="ListParagraph"/>
              <w:numPr>
                <w:ilvl w:val="0"/>
                <w:numId w:val="38"/>
              </w:numPr>
              <w:spacing w:line="360" w:lineRule="auto"/>
            </w:pPr>
            <w:r>
              <w:t>An alert should be displayed in case Stock quantity is not available</w:t>
            </w:r>
          </w:p>
          <w:p w14:paraId="4503BA11" w14:textId="77777777" w:rsidR="00A36930" w:rsidRDefault="00A36930" w:rsidP="008279D5">
            <w:pPr>
              <w:pStyle w:val="ListParagraph"/>
              <w:numPr>
                <w:ilvl w:val="0"/>
                <w:numId w:val="38"/>
              </w:numPr>
              <w:spacing w:line="360" w:lineRule="auto"/>
            </w:pPr>
            <w:r>
              <w:t>An alert should be displayed in case of invalid activity</w:t>
            </w:r>
          </w:p>
          <w:p w14:paraId="6CA9FE69" w14:textId="0A0F6BF5" w:rsidR="00A36930" w:rsidDel="009000AB" w:rsidRDefault="00A36930" w:rsidP="008279D5">
            <w:pPr>
              <w:pStyle w:val="ListParagraph"/>
              <w:numPr>
                <w:ilvl w:val="0"/>
                <w:numId w:val="38"/>
              </w:numPr>
              <w:spacing w:line="360" w:lineRule="auto"/>
              <w:rPr>
                <w:del w:id="93" w:author="Microsoft account" w:date="2022-06-29T16:39:00Z"/>
              </w:rPr>
            </w:pPr>
            <w:del w:id="94" w:author="Microsoft account" w:date="2022-06-29T16:39:00Z">
              <w:r w:rsidDel="009000AB">
                <w:delText>System shall check the Stock Quantity against Sales Order Quantity</w:delText>
              </w:r>
            </w:del>
          </w:p>
          <w:p w14:paraId="5091F515" w14:textId="0CAD473C" w:rsidR="00A36930" w:rsidRDefault="00A36930" w:rsidP="008279D5">
            <w:pPr>
              <w:pStyle w:val="ListParagraph"/>
              <w:numPr>
                <w:ilvl w:val="0"/>
                <w:numId w:val="38"/>
              </w:numPr>
              <w:spacing w:line="360" w:lineRule="auto"/>
            </w:pPr>
            <w:del w:id="95" w:author="Microsoft account" w:date="2022-06-29T16:39:00Z">
              <w:r w:rsidDel="009000AB">
                <w:delText>System shall allow user to enter more quantity than mentioned in Sales Order for dispatch</w:delText>
              </w:r>
            </w:del>
          </w:p>
          <w:p w14:paraId="0A74190C" w14:textId="77777777" w:rsidR="00A36930" w:rsidRDefault="00A36930" w:rsidP="008279D5">
            <w:pPr>
              <w:pStyle w:val="ListParagraph"/>
              <w:numPr>
                <w:ilvl w:val="0"/>
                <w:numId w:val="38"/>
              </w:numPr>
              <w:spacing w:line="360" w:lineRule="auto"/>
            </w:pPr>
            <w:r>
              <w:t>System will not allow user to enter more quantity than Stock available quantity</w:t>
            </w:r>
          </w:p>
          <w:p w14:paraId="2A84006B" w14:textId="7917D836" w:rsidR="00814742" w:rsidRDefault="00A36930" w:rsidP="008279D5">
            <w:pPr>
              <w:pStyle w:val="ListParagraph"/>
              <w:numPr>
                <w:ilvl w:val="0"/>
                <w:numId w:val="38"/>
              </w:numPr>
              <w:spacing w:line="360" w:lineRule="auto"/>
            </w:pPr>
            <w:r>
              <w:t xml:space="preserve">System shall generate unique Picklist ID/ Number  </w:t>
            </w:r>
          </w:p>
        </w:tc>
      </w:tr>
    </w:tbl>
    <w:tbl>
      <w:tblPr>
        <w:tblStyle w:val="TableGrid"/>
        <w:tblpPr w:leftFromText="180" w:rightFromText="180" w:vertAnchor="text" w:horzAnchor="margin" w:tblpY="303"/>
        <w:tblW w:w="0" w:type="auto"/>
        <w:tblLook w:val="04A0" w:firstRow="1" w:lastRow="0" w:firstColumn="1" w:lastColumn="0" w:noHBand="0" w:noVBand="1"/>
      </w:tblPr>
      <w:tblGrid>
        <w:gridCol w:w="1795"/>
        <w:gridCol w:w="7221"/>
      </w:tblGrid>
      <w:tr w:rsidR="00453FA0" w14:paraId="19F083A5" w14:textId="77777777" w:rsidTr="00453FA0">
        <w:tc>
          <w:tcPr>
            <w:tcW w:w="1795" w:type="dxa"/>
            <w:shd w:val="clear" w:color="auto" w:fill="FBE4D5" w:themeFill="accent2" w:themeFillTint="33"/>
          </w:tcPr>
          <w:p w14:paraId="565889F4" w14:textId="0FD4A46D" w:rsidR="00453FA0" w:rsidRPr="00CE3DEE" w:rsidRDefault="00453FA0" w:rsidP="00D66FFE">
            <w:pPr>
              <w:spacing w:line="360" w:lineRule="auto"/>
              <w:rPr>
                <w:b/>
              </w:rPr>
            </w:pPr>
            <w:r>
              <w:rPr>
                <w:b/>
              </w:rPr>
              <w:t xml:space="preserve">Data Required from </w:t>
            </w:r>
            <w:proofErr w:type="spellStart"/>
            <w:r>
              <w:rPr>
                <w:b/>
              </w:rPr>
              <w:t>Microtek</w:t>
            </w:r>
            <w:proofErr w:type="spellEnd"/>
          </w:p>
        </w:tc>
        <w:tc>
          <w:tcPr>
            <w:tcW w:w="7221" w:type="dxa"/>
          </w:tcPr>
          <w:p w14:paraId="19A9961D" w14:textId="5E1E257C" w:rsidR="00453FA0" w:rsidRDefault="00453FA0" w:rsidP="008279D5">
            <w:pPr>
              <w:pStyle w:val="ListParagraph"/>
              <w:numPr>
                <w:ilvl w:val="0"/>
                <w:numId w:val="40"/>
              </w:numPr>
              <w:spacing w:line="360" w:lineRule="auto"/>
              <w:jc w:val="both"/>
            </w:pPr>
            <w:r w:rsidRPr="00453FA0">
              <w:t xml:space="preserve">GET_API will be required to fetch/ pull Dispatch Plan details from SAP and same will be provided by </w:t>
            </w:r>
            <w:proofErr w:type="spellStart"/>
            <w:r w:rsidRPr="00453FA0">
              <w:t>Microtek</w:t>
            </w:r>
            <w:proofErr w:type="spellEnd"/>
            <w:r w:rsidRPr="00453FA0">
              <w:t>.</w:t>
            </w:r>
          </w:p>
        </w:tc>
      </w:tr>
    </w:tbl>
    <w:p w14:paraId="100A9D81" w14:textId="77777777" w:rsidR="00814742" w:rsidRDefault="00814742" w:rsidP="00D66FFE">
      <w:pPr>
        <w:spacing w:line="360" w:lineRule="auto"/>
      </w:pPr>
    </w:p>
    <w:p w14:paraId="248EF2CC" w14:textId="77777777" w:rsidR="00AF349C" w:rsidRDefault="00AF349C" w:rsidP="00D66FFE">
      <w:pPr>
        <w:spacing w:line="360" w:lineRule="auto"/>
      </w:pPr>
    </w:p>
    <w:p w14:paraId="1207D49E" w14:textId="04B7B5F5" w:rsidR="007E0FA8" w:rsidRDefault="00814742" w:rsidP="007E0FA8">
      <w:pPr>
        <w:pStyle w:val="Heading3"/>
        <w:numPr>
          <w:ilvl w:val="2"/>
          <w:numId w:val="8"/>
        </w:numPr>
        <w:spacing w:line="360" w:lineRule="auto"/>
        <w:jc w:val="both"/>
      </w:pPr>
      <w:bookmarkStart w:id="96" w:name="_Toc32939410"/>
      <w:bookmarkStart w:id="97" w:name="_Toc90580327"/>
      <w:r>
        <w:t>FG Picking</w:t>
      </w:r>
      <w:bookmarkEnd w:id="96"/>
      <w:bookmarkEnd w:id="97"/>
    </w:p>
    <w:p w14:paraId="51745CB5" w14:textId="78156524" w:rsidR="007E0FA8" w:rsidRPr="007E0FA8" w:rsidRDefault="007E0FA8" w:rsidP="007E0FA8">
      <w:r>
        <w:rPr>
          <w:noProof/>
          <w:lang w:val="en-IN" w:eastAsia="en-IN"/>
        </w:rPr>
        <w:drawing>
          <wp:inline distT="0" distB="0" distL="0" distR="0" wp14:anchorId="67D60AAA" wp14:editId="32B11149">
            <wp:extent cx="5731510" cy="19240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24050"/>
                    </a:xfrm>
                    <a:prstGeom prst="rect">
                      <a:avLst/>
                    </a:prstGeom>
                  </pic:spPr>
                </pic:pic>
              </a:graphicData>
            </a:graphic>
          </wp:inline>
        </w:drawing>
      </w:r>
    </w:p>
    <w:p w14:paraId="2E760590"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7"/>
        <w:gridCol w:w="7209"/>
      </w:tblGrid>
      <w:tr w:rsidR="00814742" w14:paraId="60CF9B28" w14:textId="77777777" w:rsidTr="00A46C2D">
        <w:tc>
          <w:tcPr>
            <w:tcW w:w="1838" w:type="dxa"/>
            <w:shd w:val="clear" w:color="auto" w:fill="FBE4D5" w:themeFill="accent2" w:themeFillTint="33"/>
          </w:tcPr>
          <w:p w14:paraId="00C027A1" w14:textId="77777777" w:rsidR="00814742" w:rsidRPr="009C2094" w:rsidRDefault="00814742" w:rsidP="00D66FFE">
            <w:pPr>
              <w:spacing w:line="360" w:lineRule="auto"/>
              <w:rPr>
                <w:b/>
              </w:rPr>
            </w:pPr>
            <w:r w:rsidRPr="009C2094">
              <w:rPr>
                <w:b/>
              </w:rPr>
              <w:t>Module  Description</w:t>
            </w:r>
          </w:p>
        </w:tc>
        <w:tc>
          <w:tcPr>
            <w:tcW w:w="7512" w:type="dxa"/>
          </w:tcPr>
          <w:p w14:paraId="66BCF572" w14:textId="77777777" w:rsidR="00814742" w:rsidRDefault="00814742" w:rsidP="00D66FFE">
            <w:pPr>
              <w:spacing w:line="360" w:lineRule="auto"/>
            </w:pPr>
            <w:r>
              <w:t xml:space="preserve">In this process, requested Carton will be picked from the locations suggested by the system. System will verify the Carton against Picklist and details for the same will be updated in database. </w:t>
            </w:r>
          </w:p>
          <w:p w14:paraId="7A210BD3" w14:textId="77777777" w:rsidR="00814742" w:rsidRPr="00D049EF" w:rsidRDefault="00814742" w:rsidP="00D66FFE">
            <w:pPr>
              <w:spacing w:line="360" w:lineRule="auto"/>
              <w:jc w:val="both"/>
              <w:rPr>
                <w:szCs w:val="20"/>
              </w:rPr>
            </w:pPr>
          </w:p>
        </w:tc>
      </w:tr>
    </w:tbl>
    <w:p w14:paraId="178030F7"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1"/>
        <w:gridCol w:w="7215"/>
      </w:tblGrid>
      <w:tr w:rsidR="00814742" w14:paraId="77E55268" w14:textId="77777777" w:rsidTr="00A46C2D">
        <w:tc>
          <w:tcPr>
            <w:tcW w:w="1838" w:type="dxa"/>
            <w:shd w:val="clear" w:color="auto" w:fill="FBE4D5" w:themeFill="accent2" w:themeFillTint="33"/>
          </w:tcPr>
          <w:p w14:paraId="2BE328A2"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3AE74495" w14:textId="305AC7F3" w:rsidR="0037689D" w:rsidRDefault="0037689D" w:rsidP="0037689D">
            <w:pPr>
              <w:pStyle w:val="ListParagraph"/>
              <w:numPr>
                <w:ilvl w:val="0"/>
                <w:numId w:val="39"/>
              </w:numPr>
              <w:spacing w:line="360" w:lineRule="auto"/>
              <w:jc w:val="both"/>
              <w:rPr>
                <w:ins w:id="98" w:author="Microsoft account" w:date="2022-06-29T18:19:00Z"/>
              </w:rPr>
            </w:pPr>
            <w:ins w:id="99" w:author="Microsoft account" w:date="2022-06-29T18:19:00Z">
              <w:r>
                <w:t>Carton</w:t>
              </w:r>
              <w:r>
                <w:t xml:space="preserve"> should have barcode label</w:t>
              </w:r>
            </w:ins>
          </w:p>
          <w:p w14:paraId="66F449D6" w14:textId="53709577" w:rsidR="0037689D" w:rsidRDefault="0037689D" w:rsidP="0037689D">
            <w:pPr>
              <w:pStyle w:val="ListParagraph"/>
              <w:numPr>
                <w:ilvl w:val="0"/>
                <w:numId w:val="39"/>
              </w:numPr>
              <w:spacing w:line="360" w:lineRule="auto"/>
              <w:jc w:val="both"/>
              <w:rPr>
                <w:ins w:id="100" w:author="Microsoft account" w:date="2022-06-29T18:19:00Z"/>
              </w:rPr>
            </w:pPr>
            <w:ins w:id="101" w:author="Microsoft account" w:date="2022-06-29T18:19:00Z">
              <w:r>
                <w:t>Locations should have barcode label</w:t>
              </w:r>
            </w:ins>
          </w:p>
          <w:p w14:paraId="5DC7A298" w14:textId="44C17706" w:rsidR="00A36930" w:rsidDel="0037689D" w:rsidRDefault="0037689D" w:rsidP="0037689D">
            <w:pPr>
              <w:pStyle w:val="ListParagraph"/>
              <w:numPr>
                <w:ilvl w:val="0"/>
                <w:numId w:val="39"/>
              </w:numPr>
              <w:spacing w:line="360" w:lineRule="auto"/>
              <w:rPr>
                <w:del w:id="102" w:author="Microsoft account" w:date="2022-06-29T18:19:00Z"/>
              </w:rPr>
            </w:pPr>
            <w:ins w:id="103" w:author="Microsoft account" w:date="2022-06-29T18:19:00Z">
              <w:r>
                <w:t>Picklist ID/ Number should be available in list.</w:t>
              </w:r>
            </w:ins>
            <w:del w:id="104" w:author="Microsoft account" w:date="2022-06-29T18:19:00Z">
              <w:r w:rsidR="00A36930" w:rsidDel="0037689D">
                <w:delText xml:space="preserve">Sales Order shall be received from SAP </w:delText>
              </w:r>
            </w:del>
          </w:p>
          <w:p w14:paraId="4EB57750" w14:textId="1FAB8E86" w:rsidR="00A36930" w:rsidDel="0037689D" w:rsidRDefault="00A36930" w:rsidP="0037689D">
            <w:pPr>
              <w:pStyle w:val="ListParagraph"/>
              <w:numPr>
                <w:ilvl w:val="0"/>
                <w:numId w:val="39"/>
              </w:numPr>
              <w:spacing w:line="360" w:lineRule="auto"/>
              <w:rPr>
                <w:del w:id="105" w:author="Microsoft account" w:date="2022-06-29T18:19:00Z"/>
              </w:rPr>
            </w:pPr>
            <w:del w:id="106" w:author="Microsoft account" w:date="2022-06-29T18:19:00Z">
              <w:r w:rsidDel="0037689D">
                <w:delText xml:space="preserve">SMTP Host and Server details are required for email configuration </w:delText>
              </w:r>
            </w:del>
          </w:p>
          <w:p w14:paraId="449A8B78" w14:textId="4C67885D" w:rsidR="00814742" w:rsidRDefault="00A36930" w:rsidP="0037689D">
            <w:pPr>
              <w:pStyle w:val="ListParagraph"/>
              <w:numPr>
                <w:ilvl w:val="0"/>
                <w:numId w:val="39"/>
              </w:numPr>
              <w:spacing w:line="360" w:lineRule="auto"/>
            </w:pPr>
            <w:del w:id="107" w:author="Microsoft account" w:date="2022-06-29T18:19:00Z">
              <w:r w:rsidDel="0037689D">
                <w:delText>Route master should be available</w:delText>
              </w:r>
              <w:r w:rsidR="00814742" w:rsidDel="0037689D">
                <w:delText xml:space="preserve"> </w:delText>
              </w:r>
            </w:del>
          </w:p>
        </w:tc>
      </w:tr>
    </w:tbl>
    <w:p w14:paraId="33975B7D"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89"/>
        <w:gridCol w:w="7227"/>
      </w:tblGrid>
      <w:tr w:rsidR="00814742" w14:paraId="112092F7" w14:textId="77777777" w:rsidTr="00A46C2D">
        <w:trPr>
          <w:trHeight w:val="1455"/>
        </w:trPr>
        <w:tc>
          <w:tcPr>
            <w:tcW w:w="1838" w:type="dxa"/>
            <w:shd w:val="clear" w:color="auto" w:fill="FBE4D5" w:themeFill="accent2" w:themeFillTint="33"/>
          </w:tcPr>
          <w:p w14:paraId="509DA00D" w14:textId="77777777" w:rsidR="00814742" w:rsidRPr="00CE3DEE" w:rsidRDefault="00814742" w:rsidP="00D66FFE">
            <w:pPr>
              <w:spacing w:line="360" w:lineRule="auto"/>
              <w:rPr>
                <w:b/>
              </w:rPr>
            </w:pPr>
            <w:r w:rsidRPr="00CE3DEE">
              <w:rPr>
                <w:b/>
              </w:rPr>
              <w:lastRenderedPageBreak/>
              <w:t>Process Steps</w:t>
            </w:r>
          </w:p>
        </w:tc>
        <w:tc>
          <w:tcPr>
            <w:tcW w:w="7512" w:type="dxa"/>
          </w:tcPr>
          <w:p w14:paraId="4A12042A" w14:textId="64CC6B32" w:rsidR="00814742" w:rsidRDefault="00814742" w:rsidP="00D66FFE">
            <w:pPr>
              <w:pStyle w:val="ListParagraph"/>
              <w:numPr>
                <w:ilvl w:val="0"/>
                <w:numId w:val="18"/>
              </w:numPr>
              <w:spacing w:after="100" w:line="360" w:lineRule="auto"/>
              <w:jc w:val="both"/>
            </w:pPr>
            <w:del w:id="108" w:author="Microsoft account" w:date="2022-06-29T18:27:00Z">
              <w:r w:rsidDel="0037689D">
                <w:delText xml:space="preserve">User will </w:delText>
              </w:r>
            </w:del>
            <w:ins w:id="109" w:author="Microsoft account" w:date="2022-06-29T18:27:00Z">
              <w:r w:rsidR="0037689D">
                <w:t>S</w:t>
              </w:r>
            </w:ins>
            <w:del w:id="110" w:author="Microsoft account" w:date="2022-06-29T18:27:00Z">
              <w:r w:rsidDel="0037689D">
                <w:delText>s</w:delText>
              </w:r>
            </w:del>
            <w:r>
              <w:t>elect</w:t>
            </w:r>
            <w:del w:id="111" w:author="Microsoft account" w:date="2022-06-29T18:27:00Z">
              <w:r w:rsidDel="0037689D">
                <w:delText xml:space="preserve"> </w:delText>
              </w:r>
            </w:del>
            <w:ins w:id="112" w:author="Microsoft account" w:date="2022-06-29T18:27:00Z">
              <w:r w:rsidR="0037689D">
                <w:t xml:space="preserve"> the </w:t>
              </w:r>
            </w:ins>
            <w:r>
              <w:t>Picklist</w:t>
            </w:r>
            <w:ins w:id="113" w:author="Microsoft account" w:date="2022-06-29T18:27:00Z">
              <w:r w:rsidR="0037689D">
                <w:t xml:space="preserve"> ID</w:t>
              </w:r>
            </w:ins>
            <w:r>
              <w:t xml:space="preserve"> in </w:t>
            </w:r>
            <w:r w:rsidRPr="005714E6">
              <w:t>HHT</w:t>
            </w:r>
            <w:r>
              <w:t>.</w:t>
            </w:r>
          </w:p>
          <w:p w14:paraId="3036993F" w14:textId="400EEB09" w:rsidR="00814742" w:rsidRDefault="0037689D" w:rsidP="0037689D">
            <w:pPr>
              <w:pStyle w:val="ListParagraph"/>
              <w:numPr>
                <w:ilvl w:val="0"/>
                <w:numId w:val="18"/>
              </w:numPr>
              <w:spacing w:after="100" w:line="360" w:lineRule="auto"/>
              <w:jc w:val="both"/>
            </w:pPr>
            <w:ins w:id="114" w:author="Microsoft account" w:date="2022-06-29T18:28:00Z">
              <w:r w:rsidRPr="0037689D">
                <w:t>Picklist details i.e. Quantity, Location Code, etc. will get displayed on screen.</w:t>
              </w:r>
            </w:ins>
            <w:del w:id="115" w:author="Microsoft account" w:date="2022-06-29T18:28:00Z">
              <w:r w:rsidR="00814742" w:rsidDel="0037689D">
                <w:delText>System will suggest user about Location from where Carton is to be picked.</w:delText>
              </w:r>
            </w:del>
          </w:p>
          <w:p w14:paraId="39A1E57F" w14:textId="77777777" w:rsidR="00814742" w:rsidRDefault="00814742" w:rsidP="00D66FFE">
            <w:pPr>
              <w:pStyle w:val="ListParagraph"/>
              <w:numPr>
                <w:ilvl w:val="0"/>
                <w:numId w:val="18"/>
              </w:numPr>
              <w:spacing w:after="100" w:line="360" w:lineRule="auto"/>
              <w:jc w:val="both"/>
            </w:pPr>
            <w:r>
              <w:t>Scan Location Barcode Label against Picklist</w:t>
            </w:r>
          </w:p>
          <w:p w14:paraId="12EE0A4A" w14:textId="77777777" w:rsidR="00814742" w:rsidRDefault="00814742" w:rsidP="00D66FFE">
            <w:pPr>
              <w:pStyle w:val="ListParagraph"/>
              <w:numPr>
                <w:ilvl w:val="0"/>
                <w:numId w:val="18"/>
              </w:numPr>
              <w:spacing w:line="360" w:lineRule="auto"/>
              <w:jc w:val="both"/>
            </w:pPr>
            <w:r>
              <w:t xml:space="preserve">Scan Carton Barcode Label against Picklist. </w:t>
            </w:r>
          </w:p>
          <w:p w14:paraId="510D617E" w14:textId="77777777" w:rsidR="00814742" w:rsidRDefault="00814742" w:rsidP="00D66FFE">
            <w:pPr>
              <w:pStyle w:val="ListParagraph"/>
              <w:numPr>
                <w:ilvl w:val="0"/>
                <w:numId w:val="18"/>
              </w:numPr>
              <w:spacing w:line="360" w:lineRule="auto"/>
              <w:jc w:val="both"/>
            </w:pPr>
            <w:r>
              <w:t>User will pick Carton from scanned Location.</w:t>
            </w:r>
          </w:p>
          <w:p w14:paraId="096209DA" w14:textId="7E68132C" w:rsidR="00814742" w:rsidRPr="00E15FA1" w:rsidRDefault="001511D2" w:rsidP="00D66FFE">
            <w:pPr>
              <w:pStyle w:val="ListParagraph"/>
              <w:numPr>
                <w:ilvl w:val="0"/>
                <w:numId w:val="18"/>
              </w:numPr>
              <w:spacing w:after="100" w:line="360" w:lineRule="auto"/>
              <w:jc w:val="both"/>
            </w:pPr>
            <w:ins w:id="116" w:author="Microsoft account" w:date="2022-06-29T18:31:00Z">
              <w:r>
                <w:t>W</w:t>
              </w:r>
            </w:ins>
            <w:del w:id="117" w:author="Microsoft account" w:date="2022-06-29T18:31:00Z">
              <w:r w:rsidR="00814742" w:rsidRPr="00AA42CF" w:rsidDel="001511D2">
                <w:delText>Once picked,</w:delText>
              </w:r>
              <w:r w:rsidR="00814742" w:rsidDel="001511D2">
                <w:delText xml:space="preserve"> </w:delText>
              </w:r>
              <w:r w:rsidR="00814742" w:rsidRPr="00AA42CF" w:rsidDel="001511D2">
                <w:delText>w</w:delText>
              </w:r>
            </w:del>
            <w:r w:rsidR="00814742" w:rsidRPr="00AA42CF">
              <w:t>arehouse inventory will be updated</w:t>
            </w:r>
            <w:ins w:id="118" w:author="Microsoft account" w:date="2022-06-29T18:31:00Z">
              <w:r>
                <w:t xml:space="preserve"> once the carton will get picked</w:t>
              </w:r>
            </w:ins>
            <w:del w:id="119" w:author="Microsoft account" w:date="2022-06-29T18:31:00Z">
              <w:r w:rsidR="00814742" w:rsidDel="001511D2">
                <w:delText>.</w:delText>
              </w:r>
            </w:del>
          </w:p>
        </w:tc>
      </w:tr>
    </w:tbl>
    <w:p w14:paraId="29B2CBFF"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1"/>
        <w:gridCol w:w="7215"/>
      </w:tblGrid>
      <w:tr w:rsidR="00814742" w14:paraId="633886D5" w14:textId="77777777" w:rsidTr="00A46C2D">
        <w:tc>
          <w:tcPr>
            <w:tcW w:w="1838" w:type="dxa"/>
            <w:shd w:val="clear" w:color="auto" w:fill="FBE4D5" w:themeFill="accent2" w:themeFillTint="33"/>
          </w:tcPr>
          <w:p w14:paraId="4B48CD4D" w14:textId="77777777" w:rsidR="00814742" w:rsidRPr="00CE3DEE" w:rsidRDefault="00814742" w:rsidP="00D66FFE">
            <w:pPr>
              <w:spacing w:line="360" w:lineRule="auto"/>
              <w:rPr>
                <w:b/>
              </w:rPr>
            </w:pPr>
            <w:r w:rsidRPr="00CE3DEE">
              <w:rPr>
                <w:b/>
              </w:rPr>
              <w:t>Post-Conditions</w:t>
            </w:r>
          </w:p>
        </w:tc>
        <w:tc>
          <w:tcPr>
            <w:tcW w:w="7512" w:type="dxa"/>
          </w:tcPr>
          <w:p w14:paraId="6FA8B904" w14:textId="4880A34B" w:rsidR="001511D2" w:rsidRDefault="001511D2" w:rsidP="001511D2">
            <w:pPr>
              <w:pStyle w:val="ListParagraph"/>
              <w:numPr>
                <w:ilvl w:val="0"/>
                <w:numId w:val="41"/>
              </w:numPr>
              <w:spacing w:line="360" w:lineRule="auto"/>
              <w:rPr>
                <w:ins w:id="120" w:author="Microsoft account" w:date="2022-06-29T18:30:00Z"/>
              </w:rPr>
            </w:pPr>
            <w:ins w:id="121" w:author="Microsoft account" w:date="2022-06-29T18:30:00Z">
              <w:r>
                <w:t>Carton</w:t>
              </w:r>
              <w:r>
                <w:t xml:space="preserve"> which are picked can be move for issuance.</w:t>
              </w:r>
            </w:ins>
          </w:p>
          <w:p w14:paraId="42F8F0BE" w14:textId="36CEAFA3" w:rsidR="00814742" w:rsidRDefault="001511D2" w:rsidP="001511D2">
            <w:pPr>
              <w:pStyle w:val="ListParagraph"/>
              <w:numPr>
                <w:ilvl w:val="0"/>
                <w:numId w:val="41"/>
              </w:numPr>
              <w:spacing w:line="360" w:lineRule="auto"/>
              <w:jc w:val="both"/>
            </w:pPr>
            <w:ins w:id="122" w:author="Microsoft account" w:date="2022-06-29T18:30:00Z">
              <w:r>
                <w:t>Inventory should get updated as per picking.</w:t>
              </w:r>
            </w:ins>
            <w:del w:id="123" w:author="Microsoft account" w:date="2022-06-29T18:30:00Z">
              <w:r w:rsidR="00453FA0" w:rsidDel="001511D2">
                <w:rPr>
                  <w:iCs/>
                  <w:color w:val="000000" w:themeColor="text1"/>
                </w:rPr>
                <w:delText>Route is created for Picking</w:delText>
              </w:r>
            </w:del>
          </w:p>
        </w:tc>
      </w:tr>
    </w:tbl>
    <w:p w14:paraId="0A99831B"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3F8AA6AE" w14:textId="77777777" w:rsidTr="00A46C2D">
        <w:tc>
          <w:tcPr>
            <w:tcW w:w="1838" w:type="dxa"/>
            <w:shd w:val="clear" w:color="auto" w:fill="FBE4D5" w:themeFill="accent2" w:themeFillTint="33"/>
          </w:tcPr>
          <w:p w14:paraId="3E476199" w14:textId="77777777" w:rsidR="00814742" w:rsidRPr="00CE3DEE" w:rsidRDefault="00814742" w:rsidP="00D66FFE">
            <w:pPr>
              <w:spacing w:line="360" w:lineRule="auto"/>
              <w:rPr>
                <w:b/>
              </w:rPr>
            </w:pPr>
            <w:r w:rsidRPr="00CE3DEE">
              <w:rPr>
                <w:b/>
              </w:rPr>
              <w:t>Validations</w:t>
            </w:r>
          </w:p>
        </w:tc>
        <w:tc>
          <w:tcPr>
            <w:tcW w:w="7512" w:type="dxa"/>
          </w:tcPr>
          <w:p w14:paraId="17A8D803" w14:textId="77777777" w:rsidR="001511D2" w:rsidRDefault="001511D2" w:rsidP="001511D2">
            <w:pPr>
              <w:pStyle w:val="ListParagraph"/>
              <w:numPr>
                <w:ilvl w:val="0"/>
                <w:numId w:val="42"/>
              </w:numPr>
              <w:spacing w:line="360" w:lineRule="auto"/>
              <w:rPr>
                <w:ins w:id="124" w:author="Microsoft account" w:date="2022-06-29T18:31:00Z"/>
              </w:rPr>
            </w:pPr>
            <w:ins w:id="125" w:author="Microsoft account" w:date="2022-06-29T18:31:00Z">
              <w:r>
                <w:t>An alert should be displayed in case duplicate/ invalid barcode is scanned.</w:t>
              </w:r>
            </w:ins>
          </w:p>
          <w:p w14:paraId="4373AC0E" w14:textId="77777777" w:rsidR="001511D2" w:rsidRDefault="001511D2" w:rsidP="001511D2">
            <w:pPr>
              <w:pStyle w:val="ListParagraph"/>
              <w:numPr>
                <w:ilvl w:val="0"/>
                <w:numId w:val="42"/>
              </w:numPr>
              <w:spacing w:line="360" w:lineRule="auto"/>
              <w:rPr>
                <w:ins w:id="126" w:author="Microsoft account" w:date="2022-06-29T18:31:00Z"/>
              </w:rPr>
            </w:pPr>
            <w:ins w:id="127" w:author="Microsoft account" w:date="2022-06-29T18:31:00Z">
              <w:r>
                <w:t>An alert should be displayed if Picklist is not available in list.</w:t>
              </w:r>
            </w:ins>
          </w:p>
          <w:p w14:paraId="479C5B12" w14:textId="2ADF7036" w:rsidR="001511D2" w:rsidRDefault="001511D2" w:rsidP="001511D2">
            <w:pPr>
              <w:pStyle w:val="ListParagraph"/>
              <w:numPr>
                <w:ilvl w:val="0"/>
                <w:numId w:val="42"/>
              </w:numPr>
              <w:spacing w:line="360" w:lineRule="auto"/>
              <w:rPr>
                <w:ins w:id="128" w:author="Microsoft account" w:date="2022-06-29T18:31:00Z"/>
              </w:rPr>
            </w:pPr>
            <w:ins w:id="129" w:author="Microsoft account" w:date="2022-06-29T18:31:00Z">
              <w:r>
                <w:t xml:space="preserve">An alert should be </w:t>
              </w:r>
              <w:r>
                <w:t xml:space="preserve">displayed if wrong </w:t>
              </w:r>
            </w:ins>
            <w:ins w:id="130" w:author="Microsoft account" w:date="2022-06-29T18:32:00Z">
              <w:r>
                <w:t>Carton</w:t>
              </w:r>
            </w:ins>
            <w:bookmarkStart w:id="131" w:name="_GoBack"/>
            <w:bookmarkEnd w:id="131"/>
            <w:ins w:id="132" w:author="Microsoft account" w:date="2022-06-29T18:31:00Z">
              <w:r>
                <w:t xml:space="preserve"> is picked.</w:t>
              </w:r>
            </w:ins>
          </w:p>
          <w:p w14:paraId="7AE601A5" w14:textId="545E8E0A" w:rsidR="00453FA0" w:rsidDel="001511D2" w:rsidRDefault="001511D2" w:rsidP="001511D2">
            <w:pPr>
              <w:pStyle w:val="ListParagraph"/>
              <w:numPr>
                <w:ilvl w:val="0"/>
                <w:numId w:val="42"/>
              </w:numPr>
              <w:spacing w:line="360" w:lineRule="auto"/>
              <w:rPr>
                <w:del w:id="133" w:author="Microsoft account" w:date="2022-06-29T18:31:00Z"/>
              </w:rPr>
            </w:pPr>
            <w:ins w:id="134" w:author="Microsoft account" w:date="2022-06-29T18:31:00Z">
              <w:r>
                <w:t>An alert will be displayed if Picked quantity entered is more than the quantity stated in Picklist.</w:t>
              </w:r>
            </w:ins>
            <w:del w:id="135" w:author="Microsoft account" w:date="2022-06-29T18:31:00Z">
              <w:r w:rsidR="00453FA0" w:rsidDel="001511D2">
                <w:delText>System will allow to print Route for material picking</w:delText>
              </w:r>
            </w:del>
          </w:p>
          <w:p w14:paraId="53780CAA" w14:textId="72D95BEF" w:rsidR="00814742" w:rsidRDefault="00453FA0" w:rsidP="001511D2">
            <w:pPr>
              <w:pStyle w:val="ListParagraph"/>
              <w:numPr>
                <w:ilvl w:val="0"/>
                <w:numId w:val="42"/>
              </w:numPr>
              <w:spacing w:line="360" w:lineRule="auto"/>
            </w:pPr>
            <w:del w:id="136" w:author="Microsoft account" w:date="2022-06-29T18:31:00Z">
              <w:r w:rsidDel="001511D2">
                <w:delText>Single Picklist can be generated for single Sales Order or multiple Sales Orders</w:delText>
              </w:r>
            </w:del>
          </w:p>
        </w:tc>
      </w:tr>
    </w:tbl>
    <w:p w14:paraId="452941A5" w14:textId="77777777" w:rsidR="00814742" w:rsidRDefault="00814742" w:rsidP="00D66FFE">
      <w:pPr>
        <w:spacing w:line="360" w:lineRule="auto"/>
      </w:pPr>
    </w:p>
    <w:p w14:paraId="51DAF57D" w14:textId="78646A06" w:rsidR="00866DAC" w:rsidRDefault="00866DAC" w:rsidP="00D66FFE">
      <w:pPr>
        <w:pStyle w:val="Heading3"/>
        <w:numPr>
          <w:ilvl w:val="2"/>
          <w:numId w:val="8"/>
        </w:numPr>
        <w:spacing w:line="360" w:lineRule="auto"/>
        <w:jc w:val="both"/>
      </w:pPr>
      <w:bookmarkStart w:id="137" w:name="_Toc32939411"/>
      <w:bookmarkStart w:id="138" w:name="_Toc90580328"/>
      <w:r>
        <w:t>FG Dispatch</w:t>
      </w:r>
      <w:bookmarkEnd w:id="137"/>
      <w:bookmarkEnd w:id="138"/>
      <w:r>
        <w:t xml:space="preserve"> </w:t>
      </w:r>
    </w:p>
    <w:p w14:paraId="3A23C34D" w14:textId="17CA5B71" w:rsidR="009150DF" w:rsidRPr="009150DF" w:rsidRDefault="009150DF" w:rsidP="009150DF">
      <w:r>
        <w:rPr>
          <w:noProof/>
          <w:lang w:val="en-IN" w:eastAsia="en-IN"/>
        </w:rPr>
        <w:drawing>
          <wp:inline distT="0" distB="0" distL="0" distR="0" wp14:anchorId="4922BFC3" wp14:editId="52D46705">
            <wp:extent cx="5731510" cy="137541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75410"/>
                    </a:xfrm>
                    <a:prstGeom prst="rect">
                      <a:avLst/>
                    </a:prstGeom>
                  </pic:spPr>
                </pic:pic>
              </a:graphicData>
            </a:graphic>
          </wp:inline>
        </w:drawing>
      </w:r>
    </w:p>
    <w:p w14:paraId="5AC82803" w14:textId="77777777" w:rsidR="00814742" w:rsidRDefault="00814742" w:rsidP="00D66FFE">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06"/>
        <w:gridCol w:w="7210"/>
      </w:tblGrid>
      <w:tr w:rsidR="00814742" w14:paraId="7EE22BCE" w14:textId="77777777" w:rsidTr="00A46C2D">
        <w:tc>
          <w:tcPr>
            <w:tcW w:w="1838" w:type="dxa"/>
            <w:shd w:val="clear" w:color="auto" w:fill="FBE4D5" w:themeFill="accent2" w:themeFillTint="33"/>
          </w:tcPr>
          <w:p w14:paraId="4BB3E975" w14:textId="77777777" w:rsidR="00814742" w:rsidRPr="009C2094" w:rsidRDefault="00814742" w:rsidP="00D66FFE">
            <w:pPr>
              <w:spacing w:line="360" w:lineRule="auto"/>
              <w:rPr>
                <w:b/>
              </w:rPr>
            </w:pPr>
            <w:r w:rsidRPr="009C2094">
              <w:rPr>
                <w:b/>
              </w:rPr>
              <w:t>Module  Description</w:t>
            </w:r>
          </w:p>
        </w:tc>
        <w:tc>
          <w:tcPr>
            <w:tcW w:w="7512" w:type="dxa"/>
          </w:tcPr>
          <w:p w14:paraId="1529C7C9" w14:textId="0C95D729" w:rsidR="00814742" w:rsidRPr="00D66FFE" w:rsidRDefault="00814742" w:rsidP="00D66FFE">
            <w:pPr>
              <w:spacing w:line="360" w:lineRule="auto"/>
            </w:pPr>
            <w:r>
              <w:t>In this process, Carton will be scanned and dispatched against Dispatch Plan and details for the same will get updated in database.</w:t>
            </w:r>
          </w:p>
        </w:tc>
      </w:tr>
    </w:tbl>
    <w:p w14:paraId="45B76A1B" w14:textId="77777777" w:rsidR="00814742" w:rsidRDefault="00814742" w:rsidP="00D66FFE">
      <w:pPr>
        <w:tabs>
          <w:tab w:val="left" w:pos="4045"/>
        </w:tabs>
        <w:spacing w:line="360" w:lineRule="auto"/>
      </w:pPr>
    </w:p>
    <w:tbl>
      <w:tblPr>
        <w:tblStyle w:val="TableGrid"/>
        <w:tblW w:w="0" w:type="auto"/>
        <w:tblLook w:val="04A0" w:firstRow="1" w:lastRow="0" w:firstColumn="1" w:lastColumn="0" w:noHBand="0" w:noVBand="1"/>
      </w:tblPr>
      <w:tblGrid>
        <w:gridCol w:w="1802"/>
        <w:gridCol w:w="7214"/>
      </w:tblGrid>
      <w:tr w:rsidR="00814742" w14:paraId="687395C0" w14:textId="77777777" w:rsidTr="00A46C2D">
        <w:tc>
          <w:tcPr>
            <w:tcW w:w="1838" w:type="dxa"/>
            <w:shd w:val="clear" w:color="auto" w:fill="FBE4D5" w:themeFill="accent2" w:themeFillTint="33"/>
          </w:tcPr>
          <w:p w14:paraId="286E79C8" w14:textId="77777777" w:rsidR="00814742" w:rsidRPr="00CE3DEE" w:rsidRDefault="00814742" w:rsidP="00D66FFE">
            <w:pPr>
              <w:spacing w:line="360" w:lineRule="auto"/>
              <w:rPr>
                <w:b/>
              </w:rPr>
            </w:pPr>
            <w:r w:rsidRPr="00CE3DEE">
              <w:rPr>
                <w:b/>
              </w:rPr>
              <w:t>Pre-Conditions</w:t>
            </w:r>
          </w:p>
        </w:tc>
        <w:tc>
          <w:tcPr>
            <w:tcW w:w="7512" w:type="dxa"/>
            <w:shd w:val="clear" w:color="auto" w:fill="auto"/>
          </w:tcPr>
          <w:p w14:paraId="0D507328" w14:textId="206A0E54" w:rsidR="00D66FFE" w:rsidRDefault="00D66FFE" w:rsidP="008279D5">
            <w:pPr>
              <w:pStyle w:val="ListParagraph"/>
              <w:numPr>
                <w:ilvl w:val="0"/>
                <w:numId w:val="43"/>
              </w:numPr>
              <w:spacing w:line="360" w:lineRule="auto"/>
            </w:pPr>
            <w:r>
              <w:t>Picklist should be available.</w:t>
            </w:r>
          </w:p>
          <w:p w14:paraId="3142BDAE" w14:textId="5C3961CE" w:rsidR="00814742" w:rsidRDefault="00D66FFE" w:rsidP="008279D5">
            <w:pPr>
              <w:pStyle w:val="ListParagraph"/>
              <w:numPr>
                <w:ilvl w:val="0"/>
                <w:numId w:val="43"/>
              </w:numPr>
              <w:spacing w:line="360" w:lineRule="auto"/>
            </w:pPr>
            <w:r>
              <w:t>Picking should be complete.</w:t>
            </w:r>
          </w:p>
        </w:tc>
      </w:tr>
    </w:tbl>
    <w:p w14:paraId="3544C2EA"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792"/>
        <w:gridCol w:w="7224"/>
      </w:tblGrid>
      <w:tr w:rsidR="00814742" w14:paraId="05FACBC9" w14:textId="77777777" w:rsidTr="00A46C2D">
        <w:trPr>
          <w:trHeight w:val="1455"/>
        </w:trPr>
        <w:tc>
          <w:tcPr>
            <w:tcW w:w="1838" w:type="dxa"/>
            <w:shd w:val="clear" w:color="auto" w:fill="FBE4D5" w:themeFill="accent2" w:themeFillTint="33"/>
          </w:tcPr>
          <w:p w14:paraId="29F64E85" w14:textId="77777777" w:rsidR="00814742" w:rsidRPr="00CE3DEE" w:rsidRDefault="00814742" w:rsidP="00D66FFE">
            <w:pPr>
              <w:spacing w:line="360" w:lineRule="auto"/>
              <w:rPr>
                <w:b/>
              </w:rPr>
            </w:pPr>
            <w:r w:rsidRPr="00CE3DEE">
              <w:rPr>
                <w:b/>
              </w:rPr>
              <w:lastRenderedPageBreak/>
              <w:t>Process Steps</w:t>
            </w:r>
          </w:p>
        </w:tc>
        <w:tc>
          <w:tcPr>
            <w:tcW w:w="7512" w:type="dxa"/>
          </w:tcPr>
          <w:p w14:paraId="692F110A" w14:textId="77777777" w:rsidR="00814742" w:rsidRDefault="00814742" w:rsidP="008279D5">
            <w:pPr>
              <w:pStyle w:val="ListParagraph"/>
              <w:numPr>
                <w:ilvl w:val="0"/>
                <w:numId w:val="42"/>
              </w:numPr>
              <w:spacing w:after="100" w:line="360" w:lineRule="auto"/>
              <w:jc w:val="both"/>
            </w:pPr>
            <w:r>
              <w:t xml:space="preserve">Select Dispatch Plan in </w:t>
            </w:r>
            <w:r w:rsidRPr="005714E6">
              <w:t>HHT.</w:t>
            </w:r>
          </w:p>
          <w:p w14:paraId="4DADACD6" w14:textId="77777777" w:rsidR="00814742" w:rsidRDefault="00814742" w:rsidP="008279D5">
            <w:pPr>
              <w:pStyle w:val="ListParagraph"/>
              <w:numPr>
                <w:ilvl w:val="0"/>
                <w:numId w:val="42"/>
              </w:numPr>
              <w:spacing w:after="100" w:line="360" w:lineRule="auto"/>
              <w:jc w:val="both"/>
            </w:pPr>
            <w:r>
              <w:t>Scan Carton Shipper Label.</w:t>
            </w:r>
          </w:p>
          <w:p w14:paraId="1ACC5F6B" w14:textId="77777777" w:rsidR="00814742" w:rsidRDefault="00814742" w:rsidP="008279D5">
            <w:pPr>
              <w:pStyle w:val="ListParagraph"/>
              <w:numPr>
                <w:ilvl w:val="0"/>
                <w:numId w:val="42"/>
              </w:numPr>
              <w:spacing w:after="100" w:line="360" w:lineRule="auto"/>
              <w:jc w:val="both"/>
            </w:pPr>
            <w:r>
              <w:t>User will load and dispatch scanned Carton.</w:t>
            </w:r>
          </w:p>
          <w:p w14:paraId="2D753EE6" w14:textId="77777777" w:rsidR="00814742" w:rsidRPr="00E15FA1" w:rsidRDefault="00814742" w:rsidP="008279D5">
            <w:pPr>
              <w:pStyle w:val="ListParagraph"/>
              <w:numPr>
                <w:ilvl w:val="0"/>
                <w:numId w:val="42"/>
              </w:numPr>
              <w:spacing w:after="100" w:line="360" w:lineRule="auto"/>
              <w:jc w:val="both"/>
            </w:pPr>
            <w:r>
              <w:t xml:space="preserve">Update dispatch details in the database. </w:t>
            </w:r>
          </w:p>
        </w:tc>
      </w:tr>
    </w:tbl>
    <w:p w14:paraId="0168836A"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2"/>
        <w:gridCol w:w="7214"/>
      </w:tblGrid>
      <w:tr w:rsidR="00814742" w14:paraId="02857077" w14:textId="77777777" w:rsidTr="00A46C2D">
        <w:tc>
          <w:tcPr>
            <w:tcW w:w="1838" w:type="dxa"/>
            <w:shd w:val="clear" w:color="auto" w:fill="FBE4D5" w:themeFill="accent2" w:themeFillTint="33"/>
          </w:tcPr>
          <w:p w14:paraId="21861F20" w14:textId="77777777" w:rsidR="00814742" w:rsidRPr="00CE3DEE" w:rsidRDefault="00814742" w:rsidP="00D66FFE">
            <w:pPr>
              <w:spacing w:line="360" w:lineRule="auto"/>
              <w:rPr>
                <w:b/>
              </w:rPr>
            </w:pPr>
            <w:r w:rsidRPr="00CE3DEE">
              <w:rPr>
                <w:b/>
              </w:rPr>
              <w:t>Post-Conditions</w:t>
            </w:r>
          </w:p>
        </w:tc>
        <w:tc>
          <w:tcPr>
            <w:tcW w:w="7512" w:type="dxa"/>
          </w:tcPr>
          <w:p w14:paraId="0C99775A" w14:textId="4F9AE694" w:rsidR="00D66FFE" w:rsidRPr="00EA3F2A" w:rsidRDefault="00D66FFE" w:rsidP="008279D5">
            <w:pPr>
              <w:pStyle w:val="ListParagraph"/>
              <w:numPr>
                <w:ilvl w:val="0"/>
                <w:numId w:val="44"/>
              </w:numPr>
              <w:spacing w:line="360" w:lineRule="auto"/>
              <w:jc w:val="both"/>
            </w:pPr>
            <w:r>
              <w:rPr>
                <w:iCs/>
                <w:color w:val="000000" w:themeColor="text1"/>
              </w:rPr>
              <w:t>Transaction details are saved in database.</w:t>
            </w:r>
          </w:p>
          <w:p w14:paraId="3164C925" w14:textId="57F43B7C" w:rsidR="00814742" w:rsidRDefault="00D66FFE" w:rsidP="008279D5">
            <w:pPr>
              <w:pStyle w:val="ListParagraph"/>
              <w:numPr>
                <w:ilvl w:val="0"/>
                <w:numId w:val="44"/>
              </w:numPr>
              <w:spacing w:after="100" w:line="360" w:lineRule="auto"/>
              <w:jc w:val="both"/>
            </w:pPr>
            <w:r>
              <w:rPr>
                <w:iCs/>
                <w:color w:val="000000" w:themeColor="text1"/>
              </w:rPr>
              <w:t>Dispatch details shall be posted to SAP.</w:t>
            </w:r>
          </w:p>
        </w:tc>
      </w:tr>
    </w:tbl>
    <w:p w14:paraId="54384328" w14:textId="77777777" w:rsidR="00814742" w:rsidRDefault="00814742" w:rsidP="00D66FFE">
      <w:pPr>
        <w:spacing w:after="0" w:line="360" w:lineRule="auto"/>
      </w:pPr>
    </w:p>
    <w:tbl>
      <w:tblPr>
        <w:tblStyle w:val="TableGrid"/>
        <w:tblW w:w="0" w:type="auto"/>
        <w:tblLook w:val="04A0" w:firstRow="1" w:lastRow="0" w:firstColumn="1" w:lastColumn="0" w:noHBand="0" w:noVBand="1"/>
      </w:tblPr>
      <w:tblGrid>
        <w:gridCol w:w="1803"/>
        <w:gridCol w:w="7213"/>
      </w:tblGrid>
      <w:tr w:rsidR="00814742" w14:paraId="30497BC9" w14:textId="77777777" w:rsidTr="00A46C2D">
        <w:tc>
          <w:tcPr>
            <w:tcW w:w="1838" w:type="dxa"/>
            <w:shd w:val="clear" w:color="auto" w:fill="FBE4D5" w:themeFill="accent2" w:themeFillTint="33"/>
          </w:tcPr>
          <w:p w14:paraId="0D754764" w14:textId="77777777" w:rsidR="00814742" w:rsidRPr="00CE3DEE" w:rsidRDefault="00814742" w:rsidP="00D66FFE">
            <w:pPr>
              <w:spacing w:line="360" w:lineRule="auto"/>
              <w:rPr>
                <w:b/>
              </w:rPr>
            </w:pPr>
            <w:r w:rsidRPr="00CE3DEE">
              <w:rPr>
                <w:b/>
              </w:rPr>
              <w:t>Validations</w:t>
            </w:r>
          </w:p>
        </w:tc>
        <w:tc>
          <w:tcPr>
            <w:tcW w:w="7512" w:type="dxa"/>
          </w:tcPr>
          <w:p w14:paraId="08FA5B64" w14:textId="7B49C414" w:rsidR="00D66FFE" w:rsidRDefault="00D66FFE" w:rsidP="008279D5">
            <w:pPr>
              <w:pStyle w:val="ListParagraph"/>
              <w:numPr>
                <w:ilvl w:val="0"/>
                <w:numId w:val="45"/>
              </w:numPr>
              <w:spacing w:line="360" w:lineRule="auto"/>
            </w:pPr>
            <w:r>
              <w:t>An alert should be displayed in case duplicate/ invalid carton is scanned.</w:t>
            </w:r>
          </w:p>
          <w:p w14:paraId="67407EB3" w14:textId="5664FCF9" w:rsidR="00814742" w:rsidRDefault="00D66FFE" w:rsidP="008279D5">
            <w:pPr>
              <w:pStyle w:val="ListParagraph"/>
              <w:numPr>
                <w:ilvl w:val="0"/>
                <w:numId w:val="45"/>
              </w:numPr>
              <w:spacing w:line="360" w:lineRule="auto"/>
            </w:pPr>
            <w:r>
              <w:t>Once loading is complete, system shall update the Sales Order Status as ‘Dispatched’.</w:t>
            </w:r>
          </w:p>
        </w:tc>
      </w:tr>
    </w:tbl>
    <w:tbl>
      <w:tblPr>
        <w:tblStyle w:val="TableGrid"/>
        <w:tblpPr w:leftFromText="180" w:rightFromText="180" w:vertAnchor="text" w:horzAnchor="margin" w:tblpY="268"/>
        <w:tblW w:w="0" w:type="auto"/>
        <w:tblLook w:val="04A0" w:firstRow="1" w:lastRow="0" w:firstColumn="1" w:lastColumn="0" w:noHBand="0" w:noVBand="1"/>
      </w:tblPr>
      <w:tblGrid>
        <w:gridCol w:w="1795"/>
        <w:gridCol w:w="7221"/>
      </w:tblGrid>
      <w:tr w:rsidR="00004C89" w:rsidRPr="00AD6884" w14:paraId="10588A9E" w14:textId="77777777" w:rsidTr="005814E0">
        <w:tc>
          <w:tcPr>
            <w:tcW w:w="1795" w:type="dxa"/>
            <w:shd w:val="clear" w:color="auto" w:fill="FBE4D5" w:themeFill="accent2" w:themeFillTint="33"/>
          </w:tcPr>
          <w:p w14:paraId="5E1F544B" w14:textId="77777777" w:rsidR="004830CF" w:rsidRPr="004830CF" w:rsidRDefault="004830CF" w:rsidP="005814E0">
            <w:pPr>
              <w:spacing w:line="360" w:lineRule="auto"/>
              <w:rPr>
                <w:b/>
                <w:highlight w:val="yellow"/>
              </w:rPr>
            </w:pPr>
            <w:r w:rsidRPr="004830CF">
              <w:rPr>
                <w:b/>
                <w:highlight w:val="yellow"/>
              </w:rPr>
              <w:t>Label Design</w:t>
            </w:r>
          </w:p>
          <w:p w14:paraId="72F1A3C6" w14:textId="77777777" w:rsidR="004830CF" w:rsidRPr="004830CF" w:rsidRDefault="004830CF" w:rsidP="005814E0">
            <w:pPr>
              <w:spacing w:line="360" w:lineRule="auto"/>
              <w:rPr>
                <w:b/>
                <w:highlight w:val="yellow"/>
              </w:rPr>
            </w:pPr>
          </w:p>
        </w:tc>
        <w:tc>
          <w:tcPr>
            <w:tcW w:w="7221" w:type="dxa"/>
          </w:tcPr>
          <w:p w14:paraId="527BD425" w14:textId="4F96915B" w:rsidR="00004C89" w:rsidRDefault="004830CF" w:rsidP="004830CF">
            <w:pPr>
              <w:spacing w:line="360" w:lineRule="auto"/>
              <w:jc w:val="both"/>
            </w:pPr>
            <w:r>
              <w:t>Sample Barcode label design for FG operation is given below:</w:t>
            </w:r>
          </w:p>
          <w:p w14:paraId="73866A2D" w14:textId="5695C909" w:rsidR="00004C89" w:rsidRDefault="00004C89" w:rsidP="004830CF">
            <w:pPr>
              <w:spacing w:line="360" w:lineRule="auto"/>
              <w:jc w:val="both"/>
            </w:pPr>
            <w:r w:rsidRPr="00004C89">
              <w:rPr>
                <w:noProof/>
                <w:lang w:val="en-IN" w:eastAsia="en-IN"/>
              </w:rPr>
              <w:drawing>
                <wp:inline distT="0" distB="0" distL="0" distR="0" wp14:anchorId="3E8326B0" wp14:editId="623CBFCA">
                  <wp:extent cx="4270076" cy="2509242"/>
                  <wp:effectExtent l="0" t="0" r="0" b="5715"/>
                  <wp:docPr id="32" name="Picture 32" descr="D:\LEENA\BCI\Microtek\mrp label s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LEENA\BCI\Microtek\mrp label sampl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8282" cy="2519941"/>
                          </a:xfrm>
                          <a:prstGeom prst="rect">
                            <a:avLst/>
                          </a:prstGeom>
                          <a:noFill/>
                          <a:ln>
                            <a:noFill/>
                          </a:ln>
                        </pic:spPr>
                      </pic:pic>
                    </a:graphicData>
                  </a:graphic>
                </wp:inline>
              </w:drawing>
            </w:r>
          </w:p>
          <w:p w14:paraId="3B24DDAA" w14:textId="77777777" w:rsidR="004830CF" w:rsidRPr="004830CF" w:rsidRDefault="004830CF" w:rsidP="005814E0">
            <w:pPr>
              <w:spacing w:line="360" w:lineRule="auto"/>
              <w:rPr>
                <w:iCs/>
                <w:highlight w:val="yellow"/>
              </w:rPr>
            </w:pPr>
          </w:p>
        </w:tc>
      </w:tr>
    </w:tbl>
    <w:p w14:paraId="0E1E90EF" w14:textId="77777777" w:rsidR="00814742" w:rsidRDefault="00814742" w:rsidP="00D66FFE">
      <w:pPr>
        <w:spacing w:line="360" w:lineRule="auto"/>
      </w:pPr>
    </w:p>
    <w:p w14:paraId="45AADC2B" w14:textId="77777777" w:rsidR="00814742" w:rsidRDefault="00814742" w:rsidP="00D66FFE">
      <w:pPr>
        <w:spacing w:line="360" w:lineRule="auto"/>
      </w:pPr>
    </w:p>
    <w:p w14:paraId="46CD3211" w14:textId="77777777" w:rsidR="00814742" w:rsidRPr="007640B2" w:rsidRDefault="00814742" w:rsidP="00D66FFE">
      <w:pPr>
        <w:spacing w:line="360" w:lineRule="auto"/>
      </w:pPr>
    </w:p>
    <w:p w14:paraId="490684DA" w14:textId="77777777" w:rsidR="00814742" w:rsidRDefault="00814742" w:rsidP="00D66FFE">
      <w:pPr>
        <w:pStyle w:val="Heading3"/>
        <w:spacing w:line="360" w:lineRule="auto"/>
      </w:pPr>
      <w:r>
        <w:br w:type="page"/>
      </w:r>
    </w:p>
    <w:p w14:paraId="1A236E66" w14:textId="77777777" w:rsidR="00814742" w:rsidRDefault="00814742" w:rsidP="00D66FFE">
      <w:pPr>
        <w:spacing w:line="360" w:lineRule="auto"/>
      </w:pPr>
    </w:p>
    <w:p w14:paraId="718E40B9" w14:textId="59AFD8D6" w:rsidR="008B2435" w:rsidRPr="00E60CA0" w:rsidRDefault="008B2435" w:rsidP="00D66FFE">
      <w:pPr>
        <w:pStyle w:val="Subtitle"/>
        <w:spacing w:line="360" w:lineRule="auto"/>
        <w:jc w:val="center"/>
      </w:pPr>
    </w:p>
    <w:sectPr w:rsidR="008B2435" w:rsidRPr="00E60C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BFDEA2" w14:textId="77777777" w:rsidR="00A71BD2" w:rsidRDefault="00A71BD2" w:rsidP="00DB5CEB">
      <w:pPr>
        <w:spacing w:after="0" w:line="240" w:lineRule="auto"/>
      </w:pPr>
      <w:r>
        <w:separator/>
      </w:r>
    </w:p>
  </w:endnote>
  <w:endnote w:type="continuationSeparator" w:id="0">
    <w:p w14:paraId="4C0B8226" w14:textId="77777777" w:rsidR="00A71BD2" w:rsidRDefault="00A71BD2"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IDFont+F1">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OpenSymbol">
    <w:altName w:val="Courier New"/>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EndPr/>
    <w:sdtContent>
      <w:p w14:paraId="671012BC" w14:textId="4A389A47" w:rsidR="007C38B2" w:rsidRDefault="007C38B2">
        <w:pPr>
          <w:pStyle w:val="Footer"/>
          <w:jc w:val="right"/>
        </w:pPr>
        <w:r>
          <w:rPr>
            <w:noProof/>
            <w:lang w:val="en-IN" w:eastAsia="en-IN"/>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g">
              <w:drawing>
                <wp:anchor distT="0" distB="0" distL="114300" distR="114300" simplePos="0" relativeHeight="251664384" behindDoc="0" locked="0" layoutInCell="1" allowOverlap="1" wp14:anchorId="683834E9" wp14:editId="179DF4CF">
                  <wp:simplePos x="0" y="0"/>
                  <wp:positionH relativeFrom="margin">
                    <wp:align>center</wp:align>
                  </wp:positionH>
                  <wp:positionV relativeFrom="paragraph">
                    <wp:posOffset>-184785</wp:posOffset>
                  </wp:positionV>
                  <wp:extent cx="5762625" cy="57150"/>
                  <wp:effectExtent l="0" t="0" r="9525" b="0"/>
                  <wp:wrapNone/>
                  <wp:docPr id="12" name="Group 12"/>
                  <wp:cNvGraphicFramePr/>
                  <a:graphic xmlns:a="http://schemas.openxmlformats.org/drawingml/2006/main">
                    <a:graphicData uri="http://schemas.microsoft.com/office/word/2010/wordprocessingGroup">
                      <wpg:wgp>
                        <wpg:cNvGrpSpPr/>
                        <wpg:grpSpPr>
                          <a:xfrm>
                            <a:off x="0" y="0"/>
                            <a:ext cx="5762625" cy="57150"/>
                            <a:chOff x="0" y="0"/>
                            <a:chExt cx="5762625" cy="57150"/>
                          </a:xfrm>
                        </wpg:grpSpPr>
                        <wps:wsp>
                          <wps:cNvPr id="8" name="Rectangle 8"/>
                          <wps:cNvSpPr/>
                          <wps:spPr>
                            <a:xfrm>
                              <a:off x="0" y="0"/>
                              <a:ext cx="28860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876550" y="0"/>
                              <a:ext cx="2886075" cy="57150"/>
                            </a:xfrm>
                            <a:prstGeom prst="rect">
                              <a:avLst/>
                            </a:prstGeom>
                            <a:solidFill>
                              <a:srgbClr val="FF380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17D5CF" id="Group 12" o:spid="_x0000_s1026" style="position:absolute;margin-left:0;margin-top:-14.55pt;width:453.75pt;height:4.5pt;z-index:251664384;mso-position-horizontal:center;mso-position-horizontal-relative:margin" coordsize="576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">
                  <v:rect id="Rectangle 8" o:spid="_x0000_s1027" style="position:absolute;width:28860;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DWcAA&#10;AADaAAAADwAAAGRycy9kb3ducmV2LnhtbERPy4rCMBTdD/gP4QpuBk114Wg1igpFF47i4wOuzbUt&#10;Nje1iVr/3iwGZnk47+m8MaV4Uu0Kywr6vQgEcWp1wZmC8ynpjkA4j6yxtEwK3uRgPmt9TTHW9sUH&#10;eh59JkIIuxgV5N5XsZQuzcmg69mKOHBXWxv0AdaZ1DW+Qrgp5SCKhtJgwaEhx4pWOaW348Mo+F7+&#10;7oar5jAe90cJ75OL+7mvt0p12s1iAsJT4//Ff+6NVhC2hivhBs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1wDWcAAAADaAAAADwAAAAAAAAAAAAAAAACYAgAAZHJzL2Rvd25y&#10;ZXYueG1sUEsFBgAAAAAEAAQA9QAAAIUDAAAAAA==&#10;" fillcolor="#747070 [1614]" stroked="f" strokeweight="1pt"/>
                  <v:rect id="Rectangle 9" o:spid="_x0000_s1028" style="position:absolute;left:28765;width:28861;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O5cUA&#10;AADaAAAADwAAAGRycy9kb3ducmV2LnhtbESPQWvCQBSE7wX/w/IEL6VulFJsdBVblEoRtKkHvT2y&#10;zySYfRt2VxP/fbdQ6HGYmW+Y2aIztbiR85VlBaNhAoI4t7riQsHhe/00AeEDssbaMim4k4fFvPcw&#10;w1Tblr/oloVCRAj7FBWUITSplD4vyaAf2oY4emfrDIYoXSG1wzbCTS3HSfIiDVYcF0ps6L2k/JJd&#10;jQLHp4/17lM3yb49vj3TaHtYPeZKDfrdcgoiUBf+w3/tjVbwCr9X4g2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k7lxQAAANoAAAAPAAAAAAAAAAAAAAAAAJgCAABkcnMv&#10;ZG93bnJldi54bWxQSwUGAAAAAAQABAD1AAAAigMAAAAA&#10;" fillcolor="#ff3809" stroked="f" strokeweight="1pt"/>
                  <w10:wrap anchorx="margin"/>
                </v:group>
              </w:pict>
            </mc:Fallback>
          </mc:AlternateContent>
        </w:r>
        <w:r>
          <w:t xml:space="preserve">Page | </w:t>
        </w:r>
        <w:r>
          <w:fldChar w:fldCharType="begin"/>
        </w:r>
        <w:r>
          <w:instrText xml:space="preserve"> PAGE   \* MERGEFORMAT </w:instrText>
        </w:r>
        <w:r>
          <w:fldChar w:fldCharType="separate"/>
        </w:r>
        <w:r w:rsidR="001511D2">
          <w:rPr>
            <w:noProof/>
          </w:rPr>
          <w:t>5</w:t>
        </w:r>
        <w:r>
          <w:rPr>
            <w:noProof/>
          </w:rPr>
          <w:fldChar w:fldCharType="end"/>
        </w:r>
        <w:r>
          <w:t xml:space="preserve"> </w:t>
        </w:r>
      </w:p>
    </w:sdtContent>
  </w:sdt>
  <w:p w14:paraId="6EABB67F" w14:textId="500F9988" w:rsidR="007C38B2" w:rsidRDefault="007C38B2"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844823" w14:textId="77777777" w:rsidR="00A71BD2" w:rsidRDefault="00A71BD2" w:rsidP="00DB5CEB">
      <w:pPr>
        <w:spacing w:after="0" w:line="240" w:lineRule="auto"/>
      </w:pPr>
      <w:r>
        <w:separator/>
      </w:r>
    </w:p>
  </w:footnote>
  <w:footnote w:type="continuationSeparator" w:id="0">
    <w:p w14:paraId="3B4B3438" w14:textId="77777777" w:rsidR="00A71BD2" w:rsidRDefault="00A71BD2"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7C481529" w:rsidR="007C38B2" w:rsidRDefault="007C38B2">
    <w:pPr>
      <w:pStyle w:val="Header"/>
      <w:tabs>
        <w:tab w:val="clear" w:pos="4680"/>
        <w:tab w:val="clear" w:pos="9360"/>
      </w:tabs>
      <w:jc w:val="right"/>
      <w:rPr>
        <w:b/>
        <w:color w:val="5B9BD5" w:themeColor="accent1"/>
      </w:rPr>
    </w:pPr>
    <w:r>
      <w:rPr>
        <w:noProof/>
        <w:lang w:val="en-IN" w:eastAsia="en-IN"/>
      </w:rPr>
      <mc:AlternateContent>
        <mc:Choice Requires="wps">
          <w:drawing>
            <wp:anchor distT="0" distB="0" distL="114300" distR="114300" simplePos="0" relativeHeight="251670528" behindDoc="1" locked="0" layoutInCell="1" allowOverlap="1" wp14:anchorId="39265684" wp14:editId="1A4CE497">
              <wp:simplePos x="0" y="0"/>
              <wp:positionH relativeFrom="column">
                <wp:posOffset>-327804</wp:posOffset>
              </wp:positionH>
              <wp:positionV relativeFrom="paragraph">
                <wp:posOffset>91440</wp:posOffset>
              </wp:positionV>
              <wp:extent cx="2078966" cy="275590"/>
              <wp:effectExtent l="0" t="0" r="0" b="0"/>
              <wp:wrapNone/>
              <wp:docPr id="3" name="Text Box 3"/>
              <wp:cNvGraphicFramePr/>
              <a:graphic xmlns:a="http://schemas.openxmlformats.org/drawingml/2006/main">
                <a:graphicData uri="http://schemas.microsoft.com/office/word/2010/wordprocessingShape">
                  <wps:wsp>
                    <wps:cNvSpPr txBox="1"/>
                    <wps:spPr>
                      <a:xfrm>
                        <a:off x="0" y="0"/>
                        <a:ext cx="2078966" cy="27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7820" w14:textId="0252EB49" w:rsidR="007C38B2" w:rsidRPr="001D151D" w:rsidRDefault="007C38B2" w:rsidP="001D151D">
                          <w:pPr>
                            <w:rPr>
                              <w:color w:val="FF0000"/>
                            </w:rPr>
                          </w:pPr>
                          <w:r w:rsidRPr="001D151D">
                            <w:rPr>
                              <w:color w:val="FF0000"/>
                            </w:rPr>
                            <w:t>TEMPLATE VERSION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265684" id="_x0000_t202" coordsize="21600,21600" o:spt="202" path="m,l,21600r21600,l21600,xe">
              <v:stroke joinstyle="miter"/>
              <v:path gradientshapeok="t" o:connecttype="rect"/>
            </v:shapetype>
            <v:shape id="Text Box 3" o:spid="_x0000_s1034" type="#_x0000_t202" style="position:absolute;left:0;text-align:left;margin-left:-25.8pt;margin-top:7.2pt;width:163.7pt;height:21.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" filled="f" stroked="f" strokeweight=".5pt">
              <v:textbox>
                <w:txbxContent>
                  <w:p w14:paraId="0AEC7820" w14:textId="0252EB49" w:rsidR="007C38B2" w:rsidRPr="001D151D" w:rsidRDefault="007C38B2" w:rsidP="001D151D">
                    <w:pPr>
                      <w:rPr>
                        <w:color w:val="FF0000"/>
                      </w:rPr>
                    </w:pPr>
                    <w:r w:rsidRPr="001D151D">
                      <w:rPr>
                        <w:color w:val="FF0000"/>
                      </w:rPr>
                      <w:t>TEMPLATE VERSION 3.0</w:t>
                    </w:r>
                  </w:p>
                </w:txbxContent>
              </v:textbox>
            </v:shape>
          </w:pict>
        </mc:Fallback>
      </mc:AlternateContent>
    </w:r>
  </w:p>
  <w:p w14:paraId="4ACE8AF1" w14:textId="03EF8E43" w:rsidR="007C38B2" w:rsidRPr="00614452" w:rsidRDefault="007C38B2" w:rsidP="00326405">
    <w:pPr>
      <w:pStyle w:val="Header"/>
      <w:tabs>
        <w:tab w:val="clear" w:pos="4680"/>
        <w:tab w:val="left" w:pos="285"/>
        <w:tab w:val="left" w:pos="1373"/>
      </w:tabs>
      <w:rPr>
        <w:color w:val="FF3809"/>
      </w:rPr>
    </w:pPr>
    <w:r>
      <w:rPr>
        <w:b/>
        <w:color w:val="FF3809"/>
      </w:rPr>
      <w:tab/>
    </w:r>
    <w:r>
      <w:rPr>
        <w:b/>
        <w:color w:val="FF3809"/>
      </w:rPr>
      <w:tab/>
    </w:r>
    <w:r>
      <w:rPr>
        <w:b/>
        <w:color w:val="FF3809"/>
      </w:rPr>
      <w:tab/>
    </w:r>
    <w:r w:rsidRPr="00614452">
      <w:rPr>
        <w:b/>
        <w:color w:val="FF3809"/>
      </w:rPr>
      <w:t>SOFTWARE REQUIREMENT SPECIFICATION</w:t>
    </w:r>
    <w:r w:rsidRPr="00614452">
      <w:rPr>
        <w:color w:val="FF3809"/>
      </w:rPr>
      <w:t xml:space="preserve"> | </w:t>
    </w:r>
    <w:r>
      <w:rPr>
        <w:b/>
        <w:color w:val="FF3809"/>
      </w:rPr>
      <w:t>2022</w:t>
    </w:r>
    <w:r w:rsidRPr="00614452">
      <w:rPr>
        <w:color w:val="FF3809"/>
      </w:rPr>
      <w:t xml:space="preserve">      </w:t>
    </w:r>
  </w:p>
  <w:p w14:paraId="70B529A6" w14:textId="77777777" w:rsidR="007C38B2" w:rsidRDefault="007C38B2" w:rsidP="005D59BA">
    <w:pPr>
      <w:pStyle w:val="Header"/>
      <w:tabs>
        <w:tab w:val="clear" w:pos="9360"/>
      </w:tabs>
    </w:pPr>
    <w:r>
      <w:rPr>
        <w:noProof/>
        <w:lang w:val="en-IN" w:eastAsia="en-IN"/>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w:pict>
            <v:line w14:anchorId="1D9D33B9"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45318"/>
    <w:multiLevelType w:val="hybridMultilevel"/>
    <w:tmpl w:val="B956CE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05D2B9D"/>
    <w:multiLevelType w:val="hybridMultilevel"/>
    <w:tmpl w:val="AC8AD9AC"/>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194989"/>
    <w:multiLevelType w:val="hybridMultilevel"/>
    <w:tmpl w:val="51161E7C"/>
    <w:lvl w:ilvl="0" w:tplc="4FEC9B0A">
      <w:start w:val="1"/>
      <w:numFmt w:val="decimal"/>
      <w:lvlText w:val="%1."/>
      <w:lvlJc w:val="left"/>
      <w:pPr>
        <w:ind w:left="360" w:hanging="360"/>
      </w:pPr>
      <w:rPr>
        <w:rFonts w:ascii="CIDFont+F1" w:hAnsi="CIDFont+F1" w:cs="CIDFont+F1" w:hint="default"/>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44F74BF"/>
    <w:multiLevelType w:val="hybridMultilevel"/>
    <w:tmpl w:val="204EB68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5287B2D"/>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6231925"/>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BB55688"/>
    <w:multiLevelType w:val="hybridMultilevel"/>
    <w:tmpl w:val="0390EA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0331D2C"/>
    <w:multiLevelType w:val="hybridMultilevel"/>
    <w:tmpl w:val="EA38017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2492AB2"/>
    <w:multiLevelType w:val="hybridMultilevel"/>
    <w:tmpl w:val="41085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82775B"/>
    <w:multiLevelType w:val="multilevel"/>
    <w:tmpl w:val="FEE686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50D4FD5"/>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5230F28"/>
    <w:multiLevelType w:val="hybridMultilevel"/>
    <w:tmpl w:val="0D0E56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8647583"/>
    <w:multiLevelType w:val="hybridMultilevel"/>
    <w:tmpl w:val="E3F4A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700AAE"/>
    <w:multiLevelType w:val="hybridMultilevel"/>
    <w:tmpl w:val="826E31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985302C"/>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FF94579"/>
    <w:multiLevelType w:val="hybridMultilevel"/>
    <w:tmpl w:val="E7B00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8E475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37E4EF0"/>
    <w:multiLevelType w:val="hybridMultilevel"/>
    <w:tmpl w:val="79A6637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53525BF"/>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6EE3730"/>
    <w:multiLevelType w:val="hybridMultilevel"/>
    <w:tmpl w:val="606A1C4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271F022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7360245"/>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281312AA"/>
    <w:multiLevelType w:val="hybridMultilevel"/>
    <w:tmpl w:val="6E423C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28620382"/>
    <w:multiLevelType w:val="hybridMultilevel"/>
    <w:tmpl w:val="B5B21C9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29195C4A"/>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2A4A0D5B"/>
    <w:multiLevelType w:val="hybridMultilevel"/>
    <w:tmpl w:val="EDAA522A"/>
    <w:lvl w:ilvl="0" w:tplc="18AABAB2">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6" w15:restartNumberingAfterBreak="0">
    <w:nsid w:val="2ABA5BEA"/>
    <w:multiLevelType w:val="hybridMultilevel"/>
    <w:tmpl w:val="68782178"/>
    <w:lvl w:ilvl="0" w:tplc="71AEC4B0">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2D14204F"/>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2E8A315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2EA416B9"/>
    <w:multiLevelType w:val="hybridMultilevel"/>
    <w:tmpl w:val="6C706F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31181AEC"/>
    <w:multiLevelType w:val="hybridMultilevel"/>
    <w:tmpl w:val="C23E5688"/>
    <w:lvl w:ilvl="0" w:tplc="BA5CE7E4">
      <w:start w:val="1"/>
      <w:numFmt w:val="decimal"/>
      <w:lvlText w:val="%1."/>
      <w:lvlJc w:val="left"/>
      <w:pPr>
        <w:ind w:left="360" w:hanging="360"/>
      </w:pPr>
      <w:rPr>
        <w:rFonts w:cstheme="minorHAnsi" w:hint="default"/>
        <w:color w:val="33333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32936538"/>
    <w:multiLevelType w:val="hybridMultilevel"/>
    <w:tmpl w:val="8522E7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350A7938"/>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35FD630E"/>
    <w:multiLevelType w:val="hybridMultilevel"/>
    <w:tmpl w:val="A6FC7CA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383209EA"/>
    <w:multiLevelType w:val="hybridMultilevel"/>
    <w:tmpl w:val="2A0ED6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3C247A55"/>
    <w:multiLevelType w:val="hybridMultilevel"/>
    <w:tmpl w:val="51161E7C"/>
    <w:lvl w:ilvl="0" w:tplc="4FEC9B0A">
      <w:start w:val="1"/>
      <w:numFmt w:val="decimal"/>
      <w:lvlText w:val="%1."/>
      <w:lvlJc w:val="left"/>
      <w:pPr>
        <w:ind w:left="360" w:hanging="360"/>
      </w:pPr>
      <w:rPr>
        <w:rFonts w:ascii="CIDFont+F1" w:hAnsi="CIDFont+F1" w:cs="CIDFont+F1" w:hint="default"/>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3CDE3F1A"/>
    <w:multiLevelType w:val="hybridMultilevel"/>
    <w:tmpl w:val="08B6A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DB91233"/>
    <w:multiLevelType w:val="hybridMultilevel"/>
    <w:tmpl w:val="986871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3E9B7A37"/>
    <w:multiLevelType w:val="hybridMultilevel"/>
    <w:tmpl w:val="AA1A1D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406638A6"/>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40EA0202"/>
    <w:multiLevelType w:val="hybridMultilevel"/>
    <w:tmpl w:val="DACEB6E4"/>
    <w:lvl w:ilvl="0" w:tplc="E778A2D4">
      <w:start w:val="1"/>
      <w:numFmt w:val="decimal"/>
      <w:lvlText w:val="%1."/>
      <w:lvlJc w:val="left"/>
      <w:pPr>
        <w:ind w:left="360" w:hanging="360"/>
      </w:pPr>
      <w:rPr>
        <w:rFonts w:asciiTheme="minorHAnsi" w:hAnsiTheme="minorHAnsi" w:cstheme="minorHAnsi" w:hint="default"/>
        <w:color w:val="333333"/>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432F1255"/>
    <w:multiLevelType w:val="hybridMultilevel"/>
    <w:tmpl w:val="DC64AB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45202BF7"/>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43" w15:restartNumberingAfterBreak="0">
    <w:nsid w:val="47221C57"/>
    <w:multiLevelType w:val="hybridMultilevel"/>
    <w:tmpl w:val="CAA828A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48035E4C"/>
    <w:multiLevelType w:val="hybridMultilevel"/>
    <w:tmpl w:val="36F6CB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4AA8517F"/>
    <w:multiLevelType w:val="hybridMultilevel"/>
    <w:tmpl w:val="8820B0D0"/>
    <w:lvl w:ilvl="0" w:tplc="D138FBF4">
      <w:start w:val="1"/>
      <w:numFmt w:val="decimal"/>
      <w:lvlText w:val="%1."/>
      <w:lvlJc w:val="left"/>
      <w:pPr>
        <w:ind w:left="360" w:hanging="360"/>
      </w:pPr>
      <w:rPr>
        <w:rFonts w:hint="default"/>
        <w:color w:val="2021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4E4E4CFD"/>
    <w:multiLevelType w:val="hybridMultilevel"/>
    <w:tmpl w:val="BCB2A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E652F6D"/>
    <w:multiLevelType w:val="hybridMultilevel"/>
    <w:tmpl w:val="70B0AA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505B69D4"/>
    <w:multiLevelType w:val="hybridMultilevel"/>
    <w:tmpl w:val="9648B0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50661367"/>
    <w:multiLevelType w:val="hybridMultilevel"/>
    <w:tmpl w:val="A2DC6B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52BB047D"/>
    <w:multiLevelType w:val="hybridMultilevel"/>
    <w:tmpl w:val="75EC763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53873609"/>
    <w:multiLevelType w:val="hybridMultilevel"/>
    <w:tmpl w:val="D2708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53F8179D"/>
    <w:multiLevelType w:val="hybridMultilevel"/>
    <w:tmpl w:val="451A86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72B5F91"/>
    <w:multiLevelType w:val="hybridMultilevel"/>
    <w:tmpl w:val="E8A003B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573B3016"/>
    <w:multiLevelType w:val="hybridMultilevel"/>
    <w:tmpl w:val="0FA6BE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585E469F"/>
    <w:multiLevelType w:val="hybridMultilevel"/>
    <w:tmpl w:val="AB88F6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5A925C71"/>
    <w:multiLevelType w:val="hybridMultilevel"/>
    <w:tmpl w:val="AAAE75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0A4C3C"/>
    <w:multiLevelType w:val="hybridMultilevel"/>
    <w:tmpl w:val="535086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5BD07772"/>
    <w:multiLevelType w:val="hybridMultilevel"/>
    <w:tmpl w:val="E5BC007C"/>
    <w:lvl w:ilvl="0" w:tplc="0F581CAA">
      <w:start w:val="1"/>
      <w:numFmt w:val="decimal"/>
      <w:lvlText w:val="%1."/>
      <w:lvlJc w:val="left"/>
      <w:pPr>
        <w:ind w:left="360" w:hanging="360"/>
      </w:pPr>
      <w:rPr>
        <w:rFonts w:asciiTheme="minorHAnsi" w:eastAsiaTheme="minorEastAsia" w:hAnsiTheme="minorHAnsi" w:cstheme="minorHAns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5C241F9E"/>
    <w:multiLevelType w:val="hybridMultilevel"/>
    <w:tmpl w:val="DD0A42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5E342DD4"/>
    <w:multiLevelType w:val="hybridMultilevel"/>
    <w:tmpl w:val="9964383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61DA36D1"/>
    <w:multiLevelType w:val="hybridMultilevel"/>
    <w:tmpl w:val="7AE8B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48520F1"/>
    <w:multiLevelType w:val="hybridMultilevel"/>
    <w:tmpl w:val="D2DAB108"/>
    <w:lvl w:ilvl="0" w:tplc="DFFEBC0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65E84756"/>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66B74005"/>
    <w:multiLevelType w:val="hybridMultilevel"/>
    <w:tmpl w:val="289E822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15:restartNumberingAfterBreak="0">
    <w:nsid w:val="66DE2517"/>
    <w:multiLevelType w:val="hybridMultilevel"/>
    <w:tmpl w:val="16F4181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67102A75"/>
    <w:multiLevelType w:val="hybridMultilevel"/>
    <w:tmpl w:val="C90C47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15:restartNumberingAfterBreak="0">
    <w:nsid w:val="6B31070D"/>
    <w:multiLevelType w:val="hybridMultilevel"/>
    <w:tmpl w:val="CFB621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6BAA3523"/>
    <w:multiLevelType w:val="hybridMultilevel"/>
    <w:tmpl w:val="17AEC340"/>
    <w:lvl w:ilvl="0" w:tplc="259E724C">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6CFB318E"/>
    <w:multiLevelType w:val="hybridMultilevel"/>
    <w:tmpl w:val="BCDE30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6D995B36"/>
    <w:multiLevelType w:val="hybridMultilevel"/>
    <w:tmpl w:val="636ED2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15:restartNumberingAfterBreak="0">
    <w:nsid w:val="70C03F1F"/>
    <w:multiLevelType w:val="hybridMultilevel"/>
    <w:tmpl w:val="8BDC210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15:restartNumberingAfterBreak="0">
    <w:nsid w:val="71BA4C93"/>
    <w:multiLevelType w:val="hybridMultilevel"/>
    <w:tmpl w:val="1F9859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7553438F"/>
    <w:multiLevelType w:val="hybridMultilevel"/>
    <w:tmpl w:val="EB1659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15:restartNumberingAfterBreak="0">
    <w:nsid w:val="760F7999"/>
    <w:multiLevelType w:val="hybridMultilevel"/>
    <w:tmpl w:val="761EE0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774F61AA"/>
    <w:multiLevelType w:val="multilevel"/>
    <w:tmpl w:val="287A58B4"/>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color w:val="3B3838" w:themeColor="background2" w:themeShade="4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i w:val="0"/>
        <w:color w:val="767171" w:themeColor="background2" w:themeShade="8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6" w15:restartNumberingAfterBreak="0">
    <w:nsid w:val="798C539A"/>
    <w:multiLevelType w:val="hybridMultilevel"/>
    <w:tmpl w:val="288E41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15:restartNumberingAfterBreak="0">
    <w:nsid w:val="7AEF78F5"/>
    <w:multiLevelType w:val="hybridMultilevel"/>
    <w:tmpl w:val="B3F0747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 w15:restartNumberingAfterBreak="0">
    <w:nsid w:val="7B2C07B5"/>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7B7A52BB"/>
    <w:multiLevelType w:val="hybridMultilevel"/>
    <w:tmpl w:val="03F40F84"/>
    <w:lvl w:ilvl="0" w:tplc="40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7C7729DF"/>
    <w:multiLevelType w:val="hybridMultilevel"/>
    <w:tmpl w:val="8820B0D0"/>
    <w:lvl w:ilvl="0" w:tplc="D138FBF4">
      <w:start w:val="1"/>
      <w:numFmt w:val="decimal"/>
      <w:lvlText w:val="%1."/>
      <w:lvlJc w:val="left"/>
      <w:pPr>
        <w:ind w:left="360" w:hanging="360"/>
      </w:pPr>
      <w:rPr>
        <w:rFonts w:hint="default"/>
        <w:color w:val="2021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 w15:restartNumberingAfterBreak="0">
    <w:nsid w:val="7EF377A4"/>
    <w:multiLevelType w:val="hybridMultilevel"/>
    <w:tmpl w:val="B9081A1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15:restartNumberingAfterBreak="0">
    <w:nsid w:val="7FB47E81"/>
    <w:multiLevelType w:val="hybridMultilevel"/>
    <w:tmpl w:val="8A625A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9"/>
  </w:num>
  <w:num w:numId="2">
    <w:abstractNumId w:val="24"/>
  </w:num>
  <w:num w:numId="3">
    <w:abstractNumId w:val="28"/>
  </w:num>
  <w:num w:numId="4">
    <w:abstractNumId w:val="63"/>
  </w:num>
  <w:num w:numId="5">
    <w:abstractNumId w:val="32"/>
  </w:num>
  <w:num w:numId="6">
    <w:abstractNumId w:val="10"/>
  </w:num>
  <w:num w:numId="7">
    <w:abstractNumId w:val="21"/>
  </w:num>
  <w:num w:numId="8">
    <w:abstractNumId w:val="75"/>
  </w:num>
  <w:num w:numId="9">
    <w:abstractNumId w:val="60"/>
  </w:num>
  <w:num w:numId="10">
    <w:abstractNumId w:val="36"/>
  </w:num>
  <w:num w:numId="11">
    <w:abstractNumId w:val="46"/>
  </w:num>
  <w:num w:numId="12">
    <w:abstractNumId w:val="8"/>
  </w:num>
  <w:num w:numId="13">
    <w:abstractNumId w:val="15"/>
  </w:num>
  <w:num w:numId="14">
    <w:abstractNumId w:val="61"/>
  </w:num>
  <w:num w:numId="15">
    <w:abstractNumId w:val="56"/>
  </w:num>
  <w:num w:numId="16">
    <w:abstractNumId w:val="12"/>
  </w:num>
  <w:num w:numId="17">
    <w:abstractNumId w:val="52"/>
  </w:num>
  <w:num w:numId="18">
    <w:abstractNumId w:val="42"/>
  </w:num>
  <w:num w:numId="19">
    <w:abstractNumId w:val="14"/>
  </w:num>
  <w:num w:numId="20">
    <w:abstractNumId w:val="26"/>
  </w:num>
  <w:num w:numId="21">
    <w:abstractNumId w:val="58"/>
  </w:num>
  <w:num w:numId="22">
    <w:abstractNumId w:val="2"/>
  </w:num>
  <w:num w:numId="23">
    <w:abstractNumId w:val="40"/>
  </w:num>
  <w:num w:numId="24">
    <w:abstractNumId w:val="19"/>
  </w:num>
  <w:num w:numId="25">
    <w:abstractNumId w:val="37"/>
  </w:num>
  <w:num w:numId="26">
    <w:abstractNumId w:val="78"/>
  </w:num>
  <w:num w:numId="27">
    <w:abstractNumId w:val="68"/>
  </w:num>
  <w:num w:numId="28">
    <w:abstractNumId w:val="62"/>
  </w:num>
  <w:num w:numId="29">
    <w:abstractNumId w:val="71"/>
  </w:num>
  <w:num w:numId="30">
    <w:abstractNumId w:val="79"/>
  </w:num>
  <w:num w:numId="31">
    <w:abstractNumId w:val="67"/>
  </w:num>
  <w:num w:numId="32">
    <w:abstractNumId w:val="6"/>
  </w:num>
  <w:num w:numId="33">
    <w:abstractNumId w:val="53"/>
  </w:num>
  <w:num w:numId="34">
    <w:abstractNumId w:val="17"/>
  </w:num>
  <w:num w:numId="35">
    <w:abstractNumId w:val="82"/>
  </w:num>
  <w:num w:numId="36">
    <w:abstractNumId w:val="11"/>
  </w:num>
  <w:num w:numId="37">
    <w:abstractNumId w:val="57"/>
  </w:num>
  <w:num w:numId="38">
    <w:abstractNumId w:val="66"/>
  </w:num>
  <w:num w:numId="39">
    <w:abstractNumId w:val="27"/>
  </w:num>
  <w:num w:numId="40">
    <w:abstractNumId w:val="38"/>
  </w:num>
  <w:num w:numId="41">
    <w:abstractNumId w:val="4"/>
  </w:num>
  <w:num w:numId="42">
    <w:abstractNumId w:val="31"/>
  </w:num>
  <w:num w:numId="43">
    <w:abstractNumId w:val="55"/>
  </w:num>
  <w:num w:numId="44">
    <w:abstractNumId w:val="44"/>
  </w:num>
  <w:num w:numId="45">
    <w:abstractNumId w:val="50"/>
  </w:num>
  <w:num w:numId="46">
    <w:abstractNumId w:val="39"/>
  </w:num>
  <w:num w:numId="47">
    <w:abstractNumId w:val="76"/>
  </w:num>
  <w:num w:numId="48">
    <w:abstractNumId w:val="81"/>
  </w:num>
  <w:num w:numId="49">
    <w:abstractNumId w:val="47"/>
  </w:num>
  <w:num w:numId="50">
    <w:abstractNumId w:val="13"/>
  </w:num>
  <w:num w:numId="51">
    <w:abstractNumId w:val="77"/>
  </w:num>
  <w:num w:numId="52">
    <w:abstractNumId w:val="49"/>
  </w:num>
  <w:num w:numId="53">
    <w:abstractNumId w:val="29"/>
  </w:num>
  <w:num w:numId="54">
    <w:abstractNumId w:val="54"/>
  </w:num>
  <w:num w:numId="55">
    <w:abstractNumId w:val="65"/>
  </w:num>
  <w:num w:numId="56">
    <w:abstractNumId w:val="41"/>
  </w:num>
  <w:num w:numId="57">
    <w:abstractNumId w:val="3"/>
  </w:num>
  <w:num w:numId="58">
    <w:abstractNumId w:val="16"/>
  </w:num>
  <w:num w:numId="59">
    <w:abstractNumId w:val="22"/>
  </w:num>
  <w:num w:numId="60">
    <w:abstractNumId w:val="64"/>
  </w:num>
  <w:num w:numId="61">
    <w:abstractNumId w:val="5"/>
  </w:num>
  <w:num w:numId="62">
    <w:abstractNumId w:val="70"/>
  </w:num>
  <w:num w:numId="63">
    <w:abstractNumId w:val="72"/>
  </w:num>
  <w:num w:numId="64">
    <w:abstractNumId w:val="23"/>
  </w:num>
  <w:num w:numId="65">
    <w:abstractNumId w:val="30"/>
  </w:num>
  <w:num w:numId="66">
    <w:abstractNumId w:val="69"/>
  </w:num>
  <w:num w:numId="67">
    <w:abstractNumId w:val="59"/>
  </w:num>
  <w:num w:numId="68">
    <w:abstractNumId w:val="35"/>
  </w:num>
  <w:num w:numId="69">
    <w:abstractNumId w:val="20"/>
  </w:num>
  <w:num w:numId="70">
    <w:abstractNumId w:val="43"/>
  </w:num>
  <w:num w:numId="7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4"/>
  </w:num>
  <w:num w:numId="73">
    <w:abstractNumId w:val="80"/>
  </w:num>
  <w:num w:numId="74">
    <w:abstractNumId w:val="45"/>
  </w:num>
  <w:num w:numId="75">
    <w:abstractNumId w:val="0"/>
  </w:num>
  <w:num w:numId="76">
    <w:abstractNumId w:val="73"/>
  </w:num>
  <w:num w:numId="77">
    <w:abstractNumId w:val="48"/>
  </w:num>
  <w:num w:numId="78">
    <w:abstractNumId w:val="74"/>
  </w:num>
  <w:num w:numId="79">
    <w:abstractNumId w:val="1"/>
  </w:num>
  <w:num w:numId="80">
    <w:abstractNumId w:val="7"/>
  </w:num>
  <w:num w:numId="81">
    <w:abstractNumId w:val="51"/>
  </w:num>
  <w:num w:numId="82">
    <w:abstractNumId w:val="33"/>
  </w:num>
  <w:num w:numId="83">
    <w:abstractNumId w:val="18"/>
  </w:num>
  <w:numIdMacAtCleanup w:val="8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2d1e234555075e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160E"/>
    <w:rsid w:val="00001C98"/>
    <w:rsid w:val="00002598"/>
    <w:rsid w:val="0000272A"/>
    <w:rsid w:val="00002B6C"/>
    <w:rsid w:val="00002B87"/>
    <w:rsid w:val="00003B45"/>
    <w:rsid w:val="00003BB1"/>
    <w:rsid w:val="000044EF"/>
    <w:rsid w:val="00004693"/>
    <w:rsid w:val="00004C41"/>
    <w:rsid w:val="00004C89"/>
    <w:rsid w:val="00005184"/>
    <w:rsid w:val="000058C2"/>
    <w:rsid w:val="000069EE"/>
    <w:rsid w:val="00006C77"/>
    <w:rsid w:val="00007395"/>
    <w:rsid w:val="00007504"/>
    <w:rsid w:val="00007E76"/>
    <w:rsid w:val="00010026"/>
    <w:rsid w:val="000119A9"/>
    <w:rsid w:val="00012047"/>
    <w:rsid w:val="0001265F"/>
    <w:rsid w:val="000128EB"/>
    <w:rsid w:val="000130AD"/>
    <w:rsid w:val="0001358A"/>
    <w:rsid w:val="0001364B"/>
    <w:rsid w:val="00013912"/>
    <w:rsid w:val="00014141"/>
    <w:rsid w:val="00015532"/>
    <w:rsid w:val="00015DF1"/>
    <w:rsid w:val="00016A57"/>
    <w:rsid w:val="00016E9D"/>
    <w:rsid w:val="00017611"/>
    <w:rsid w:val="000177D8"/>
    <w:rsid w:val="00017B75"/>
    <w:rsid w:val="00017BAC"/>
    <w:rsid w:val="0002039F"/>
    <w:rsid w:val="00020408"/>
    <w:rsid w:val="00020890"/>
    <w:rsid w:val="000221D2"/>
    <w:rsid w:val="000240C7"/>
    <w:rsid w:val="00024A85"/>
    <w:rsid w:val="00024B8E"/>
    <w:rsid w:val="00024F37"/>
    <w:rsid w:val="0002502B"/>
    <w:rsid w:val="00025229"/>
    <w:rsid w:val="00025903"/>
    <w:rsid w:val="00025E5F"/>
    <w:rsid w:val="00026B38"/>
    <w:rsid w:val="000276ED"/>
    <w:rsid w:val="00027729"/>
    <w:rsid w:val="000277D6"/>
    <w:rsid w:val="00027EAF"/>
    <w:rsid w:val="00027F9F"/>
    <w:rsid w:val="00030376"/>
    <w:rsid w:val="0003056A"/>
    <w:rsid w:val="0003060C"/>
    <w:rsid w:val="00031310"/>
    <w:rsid w:val="00031442"/>
    <w:rsid w:val="0003155C"/>
    <w:rsid w:val="000316CA"/>
    <w:rsid w:val="00032917"/>
    <w:rsid w:val="00032D76"/>
    <w:rsid w:val="00033F64"/>
    <w:rsid w:val="0003483D"/>
    <w:rsid w:val="000359DD"/>
    <w:rsid w:val="00035DFF"/>
    <w:rsid w:val="00036714"/>
    <w:rsid w:val="00036AD9"/>
    <w:rsid w:val="00036F9B"/>
    <w:rsid w:val="000373C9"/>
    <w:rsid w:val="000374D7"/>
    <w:rsid w:val="00037559"/>
    <w:rsid w:val="00037573"/>
    <w:rsid w:val="00037D1F"/>
    <w:rsid w:val="00037F66"/>
    <w:rsid w:val="0004052A"/>
    <w:rsid w:val="000406B1"/>
    <w:rsid w:val="00041050"/>
    <w:rsid w:val="00041492"/>
    <w:rsid w:val="00041B43"/>
    <w:rsid w:val="00041D1D"/>
    <w:rsid w:val="0004212A"/>
    <w:rsid w:val="000423B0"/>
    <w:rsid w:val="00042A85"/>
    <w:rsid w:val="00042A92"/>
    <w:rsid w:val="00043666"/>
    <w:rsid w:val="00043F6E"/>
    <w:rsid w:val="00044C07"/>
    <w:rsid w:val="00044D90"/>
    <w:rsid w:val="00044DE3"/>
    <w:rsid w:val="00046001"/>
    <w:rsid w:val="000468CC"/>
    <w:rsid w:val="00046A8F"/>
    <w:rsid w:val="000476F5"/>
    <w:rsid w:val="0005043F"/>
    <w:rsid w:val="00050804"/>
    <w:rsid w:val="000515DA"/>
    <w:rsid w:val="00051675"/>
    <w:rsid w:val="00052A1F"/>
    <w:rsid w:val="00052C52"/>
    <w:rsid w:val="00052DA6"/>
    <w:rsid w:val="00053001"/>
    <w:rsid w:val="0005322F"/>
    <w:rsid w:val="00053AAE"/>
    <w:rsid w:val="0005448F"/>
    <w:rsid w:val="00054606"/>
    <w:rsid w:val="00054DE8"/>
    <w:rsid w:val="00055649"/>
    <w:rsid w:val="00055D73"/>
    <w:rsid w:val="00056546"/>
    <w:rsid w:val="000569DE"/>
    <w:rsid w:val="00056E24"/>
    <w:rsid w:val="00056F6D"/>
    <w:rsid w:val="00057301"/>
    <w:rsid w:val="00057912"/>
    <w:rsid w:val="000600A6"/>
    <w:rsid w:val="00060100"/>
    <w:rsid w:val="00060766"/>
    <w:rsid w:val="00060850"/>
    <w:rsid w:val="00060A64"/>
    <w:rsid w:val="00060DB8"/>
    <w:rsid w:val="00061F05"/>
    <w:rsid w:val="00062074"/>
    <w:rsid w:val="0006258E"/>
    <w:rsid w:val="0006264C"/>
    <w:rsid w:val="00062712"/>
    <w:rsid w:val="00062CC7"/>
    <w:rsid w:val="000632A1"/>
    <w:rsid w:val="000636B2"/>
    <w:rsid w:val="00063D71"/>
    <w:rsid w:val="0006514A"/>
    <w:rsid w:val="00065824"/>
    <w:rsid w:val="00065ABD"/>
    <w:rsid w:val="00065F86"/>
    <w:rsid w:val="00066562"/>
    <w:rsid w:val="00066629"/>
    <w:rsid w:val="00066F60"/>
    <w:rsid w:val="00067137"/>
    <w:rsid w:val="00067BA3"/>
    <w:rsid w:val="00067CB1"/>
    <w:rsid w:val="00070395"/>
    <w:rsid w:val="00070DCE"/>
    <w:rsid w:val="000716FE"/>
    <w:rsid w:val="00072111"/>
    <w:rsid w:val="0007212E"/>
    <w:rsid w:val="000726EC"/>
    <w:rsid w:val="000734B0"/>
    <w:rsid w:val="0007473C"/>
    <w:rsid w:val="0007482D"/>
    <w:rsid w:val="00075A7B"/>
    <w:rsid w:val="00075C82"/>
    <w:rsid w:val="000760AF"/>
    <w:rsid w:val="00076594"/>
    <w:rsid w:val="000766F9"/>
    <w:rsid w:val="0007704E"/>
    <w:rsid w:val="0007731C"/>
    <w:rsid w:val="00080734"/>
    <w:rsid w:val="00080B1E"/>
    <w:rsid w:val="00081CF2"/>
    <w:rsid w:val="00082524"/>
    <w:rsid w:val="0008285B"/>
    <w:rsid w:val="00082B4F"/>
    <w:rsid w:val="00082C07"/>
    <w:rsid w:val="00082EA0"/>
    <w:rsid w:val="000832CB"/>
    <w:rsid w:val="00083C74"/>
    <w:rsid w:val="000847DF"/>
    <w:rsid w:val="00085A71"/>
    <w:rsid w:val="00085A73"/>
    <w:rsid w:val="00085AC9"/>
    <w:rsid w:val="00086508"/>
    <w:rsid w:val="000869FA"/>
    <w:rsid w:val="00086B43"/>
    <w:rsid w:val="0008717F"/>
    <w:rsid w:val="00087DCC"/>
    <w:rsid w:val="00090521"/>
    <w:rsid w:val="0009054F"/>
    <w:rsid w:val="000912E8"/>
    <w:rsid w:val="00091317"/>
    <w:rsid w:val="000918CE"/>
    <w:rsid w:val="00091B22"/>
    <w:rsid w:val="00093DDE"/>
    <w:rsid w:val="000944DA"/>
    <w:rsid w:val="000945C1"/>
    <w:rsid w:val="000947C9"/>
    <w:rsid w:val="0009481D"/>
    <w:rsid w:val="00094FF0"/>
    <w:rsid w:val="0009559D"/>
    <w:rsid w:val="000956AF"/>
    <w:rsid w:val="00095E84"/>
    <w:rsid w:val="000962AB"/>
    <w:rsid w:val="00096518"/>
    <w:rsid w:val="000965C2"/>
    <w:rsid w:val="00096CA9"/>
    <w:rsid w:val="00097605"/>
    <w:rsid w:val="000A0095"/>
    <w:rsid w:val="000A018A"/>
    <w:rsid w:val="000A0280"/>
    <w:rsid w:val="000A0A15"/>
    <w:rsid w:val="000A21A8"/>
    <w:rsid w:val="000A2820"/>
    <w:rsid w:val="000A3005"/>
    <w:rsid w:val="000A30EB"/>
    <w:rsid w:val="000A3604"/>
    <w:rsid w:val="000A367E"/>
    <w:rsid w:val="000A372F"/>
    <w:rsid w:val="000A3739"/>
    <w:rsid w:val="000A39A4"/>
    <w:rsid w:val="000A3AD9"/>
    <w:rsid w:val="000A40FE"/>
    <w:rsid w:val="000A43BD"/>
    <w:rsid w:val="000A4458"/>
    <w:rsid w:val="000A498B"/>
    <w:rsid w:val="000A4CF4"/>
    <w:rsid w:val="000A5315"/>
    <w:rsid w:val="000A5537"/>
    <w:rsid w:val="000A6ACB"/>
    <w:rsid w:val="000A734A"/>
    <w:rsid w:val="000B017F"/>
    <w:rsid w:val="000B124C"/>
    <w:rsid w:val="000B140C"/>
    <w:rsid w:val="000B23AA"/>
    <w:rsid w:val="000B254E"/>
    <w:rsid w:val="000B2910"/>
    <w:rsid w:val="000B36CD"/>
    <w:rsid w:val="000B3849"/>
    <w:rsid w:val="000B385E"/>
    <w:rsid w:val="000B42AB"/>
    <w:rsid w:val="000B45E6"/>
    <w:rsid w:val="000B4B62"/>
    <w:rsid w:val="000B51A3"/>
    <w:rsid w:val="000B5616"/>
    <w:rsid w:val="000B5DEE"/>
    <w:rsid w:val="000B68FC"/>
    <w:rsid w:val="000B69D5"/>
    <w:rsid w:val="000B7655"/>
    <w:rsid w:val="000C02E9"/>
    <w:rsid w:val="000C04B2"/>
    <w:rsid w:val="000C0FD1"/>
    <w:rsid w:val="000C102A"/>
    <w:rsid w:val="000C170A"/>
    <w:rsid w:val="000C3EF2"/>
    <w:rsid w:val="000C43CA"/>
    <w:rsid w:val="000C46B1"/>
    <w:rsid w:val="000C485F"/>
    <w:rsid w:val="000C5836"/>
    <w:rsid w:val="000C5CF3"/>
    <w:rsid w:val="000C5F4F"/>
    <w:rsid w:val="000C6037"/>
    <w:rsid w:val="000C6BCB"/>
    <w:rsid w:val="000C71AF"/>
    <w:rsid w:val="000C73CD"/>
    <w:rsid w:val="000C744A"/>
    <w:rsid w:val="000C7982"/>
    <w:rsid w:val="000C7F63"/>
    <w:rsid w:val="000D0EBF"/>
    <w:rsid w:val="000D139E"/>
    <w:rsid w:val="000D15B4"/>
    <w:rsid w:val="000D2DC3"/>
    <w:rsid w:val="000D302D"/>
    <w:rsid w:val="000D366C"/>
    <w:rsid w:val="000D3700"/>
    <w:rsid w:val="000D448E"/>
    <w:rsid w:val="000D4894"/>
    <w:rsid w:val="000D4930"/>
    <w:rsid w:val="000D4A2E"/>
    <w:rsid w:val="000D5E00"/>
    <w:rsid w:val="000D6951"/>
    <w:rsid w:val="000D7180"/>
    <w:rsid w:val="000D72EE"/>
    <w:rsid w:val="000D73AE"/>
    <w:rsid w:val="000D774E"/>
    <w:rsid w:val="000E0D41"/>
    <w:rsid w:val="000E0DAB"/>
    <w:rsid w:val="000E0DD9"/>
    <w:rsid w:val="000E0EAD"/>
    <w:rsid w:val="000E209B"/>
    <w:rsid w:val="000E2CD6"/>
    <w:rsid w:val="000E3C37"/>
    <w:rsid w:val="000E425A"/>
    <w:rsid w:val="000E4A40"/>
    <w:rsid w:val="000E4D15"/>
    <w:rsid w:val="000E50D2"/>
    <w:rsid w:val="000E5EB0"/>
    <w:rsid w:val="000E6302"/>
    <w:rsid w:val="000E689A"/>
    <w:rsid w:val="000E6DEF"/>
    <w:rsid w:val="000F0D60"/>
    <w:rsid w:val="000F1378"/>
    <w:rsid w:val="000F14AB"/>
    <w:rsid w:val="000F1790"/>
    <w:rsid w:val="000F2400"/>
    <w:rsid w:val="000F31A4"/>
    <w:rsid w:val="000F3450"/>
    <w:rsid w:val="000F4536"/>
    <w:rsid w:val="000F4BAE"/>
    <w:rsid w:val="000F5ED4"/>
    <w:rsid w:val="000F603C"/>
    <w:rsid w:val="000F684F"/>
    <w:rsid w:val="000F695B"/>
    <w:rsid w:val="000F6CA9"/>
    <w:rsid w:val="000F6E1A"/>
    <w:rsid w:val="000F7F4C"/>
    <w:rsid w:val="001006DD"/>
    <w:rsid w:val="0010085F"/>
    <w:rsid w:val="00100E3E"/>
    <w:rsid w:val="00100EE1"/>
    <w:rsid w:val="0010130B"/>
    <w:rsid w:val="00101899"/>
    <w:rsid w:val="00101ED8"/>
    <w:rsid w:val="00101ED9"/>
    <w:rsid w:val="00102484"/>
    <w:rsid w:val="00102755"/>
    <w:rsid w:val="00102BBD"/>
    <w:rsid w:val="00103C82"/>
    <w:rsid w:val="00104816"/>
    <w:rsid w:val="00104DC4"/>
    <w:rsid w:val="0010532E"/>
    <w:rsid w:val="001059C2"/>
    <w:rsid w:val="00105E97"/>
    <w:rsid w:val="001065D7"/>
    <w:rsid w:val="001071B6"/>
    <w:rsid w:val="001078F6"/>
    <w:rsid w:val="00110686"/>
    <w:rsid w:val="00111B0D"/>
    <w:rsid w:val="00111C96"/>
    <w:rsid w:val="00111CB4"/>
    <w:rsid w:val="00111E65"/>
    <w:rsid w:val="00111EA0"/>
    <w:rsid w:val="00111ED2"/>
    <w:rsid w:val="00111FA8"/>
    <w:rsid w:val="001129E0"/>
    <w:rsid w:val="001132AC"/>
    <w:rsid w:val="0011334F"/>
    <w:rsid w:val="00113BD6"/>
    <w:rsid w:val="00114BEF"/>
    <w:rsid w:val="001153AC"/>
    <w:rsid w:val="0011686D"/>
    <w:rsid w:val="0011695C"/>
    <w:rsid w:val="00116C20"/>
    <w:rsid w:val="001170F8"/>
    <w:rsid w:val="00117ADD"/>
    <w:rsid w:val="00120B7B"/>
    <w:rsid w:val="00120D92"/>
    <w:rsid w:val="001218BD"/>
    <w:rsid w:val="00122382"/>
    <w:rsid w:val="0012297E"/>
    <w:rsid w:val="00122E9C"/>
    <w:rsid w:val="00123AD1"/>
    <w:rsid w:val="00124012"/>
    <w:rsid w:val="00124075"/>
    <w:rsid w:val="00124149"/>
    <w:rsid w:val="0012433A"/>
    <w:rsid w:val="00124F63"/>
    <w:rsid w:val="0012569F"/>
    <w:rsid w:val="00125C2F"/>
    <w:rsid w:val="00126005"/>
    <w:rsid w:val="0012600C"/>
    <w:rsid w:val="001264C4"/>
    <w:rsid w:val="001268E3"/>
    <w:rsid w:val="00130212"/>
    <w:rsid w:val="00130741"/>
    <w:rsid w:val="00130F1A"/>
    <w:rsid w:val="001310A5"/>
    <w:rsid w:val="001310B5"/>
    <w:rsid w:val="00131138"/>
    <w:rsid w:val="00131413"/>
    <w:rsid w:val="001314C8"/>
    <w:rsid w:val="00131AD5"/>
    <w:rsid w:val="00133C62"/>
    <w:rsid w:val="00133E07"/>
    <w:rsid w:val="00134741"/>
    <w:rsid w:val="00135061"/>
    <w:rsid w:val="00135306"/>
    <w:rsid w:val="00135F8F"/>
    <w:rsid w:val="0013696F"/>
    <w:rsid w:val="001378D4"/>
    <w:rsid w:val="00137F14"/>
    <w:rsid w:val="00142925"/>
    <w:rsid w:val="00143BB2"/>
    <w:rsid w:val="00144C07"/>
    <w:rsid w:val="00144F6F"/>
    <w:rsid w:val="00144FB8"/>
    <w:rsid w:val="00144FD1"/>
    <w:rsid w:val="001460F5"/>
    <w:rsid w:val="00146481"/>
    <w:rsid w:val="00146D12"/>
    <w:rsid w:val="00146EBA"/>
    <w:rsid w:val="001470D1"/>
    <w:rsid w:val="0014722A"/>
    <w:rsid w:val="00147333"/>
    <w:rsid w:val="001504C9"/>
    <w:rsid w:val="001508CA"/>
    <w:rsid w:val="001511D2"/>
    <w:rsid w:val="00151BC6"/>
    <w:rsid w:val="00151E5D"/>
    <w:rsid w:val="001521AC"/>
    <w:rsid w:val="001522C2"/>
    <w:rsid w:val="00152C76"/>
    <w:rsid w:val="00153722"/>
    <w:rsid w:val="00153874"/>
    <w:rsid w:val="00154EEC"/>
    <w:rsid w:val="00155F5A"/>
    <w:rsid w:val="00156A85"/>
    <w:rsid w:val="00156EE5"/>
    <w:rsid w:val="00160014"/>
    <w:rsid w:val="001602E8"/>
    <w:rsid w:val="00160C56"/>
    <w:rsid w:val="0016209C"/>
    <w:rsid w:val="00162762"/>
    <w:rsid w:val="00162A3E"/>
    <w:rsid w:val="00162A50"/>
    <w:rsid w:val="00162A9A"/>
    <w:rsid w:val="001630C6"/>
    <w:rsid w:val="00163538"/>
    <w:rsid w:val="00163B24"/>
    <w:rsid w:val="00164028"/>
    <w:rsid w:val="0016524B"/>
    <w:rsid w:val="00165A20"/>
    <w:rsid w:val="00165FDF"/>
    <w:rsid w:val="00166508"/>
    <w:rsid w:val="00167A92"/>
    <w:rsid w:val="00167DB2"/>
    <w:rsid w:val="001700E6"/>
    <w:rsid w:val="00170651"/>
    <w:rsid w:val="00170A69"/>
    <w:rsid w:val="001710E3"/>
    <w:rsid w:val="00171386"/>
    <w:rsid w:val="001722B4"/>
    <w:rsid w:val="00172379"/>
    <w:rsid w:val="0017255B"/>
    <w:rsid w:val="0017264F"/>
    <w:rsid w:val="00172E1D"/>
    <w:rsid w:val="00172E4F"/>
    <w:rsid w:val="00173640"/>
    <w:rsid w:val="001737ED"/>
    <w:rsid w:val="0017398D"/>
    <w:rsid w:val="001747C2"/>
    <w:rsid w:val="00175338"/>
    <w:rsid w:val="00175768"/>
    <w:rsid w:val="00175AC3"/>
    <w:rsid w:val="00175EC6"/>
    <w:rsid w:val="00175F72"/>
    <w:rsid w:val="0017643C"/>
    <w:rsid w:val="00177531"/>
    <w:rsid w:val="00177779"/>
    <w:rsid w:val="00177994"/>
    <w:rsid w:val="00177B85"/>
    <w:rsid w:val="00180281"/>
    <w:rsid w:val="001805AC"/>
    <w:rsid w:val="00180A0F"/>
    <w:rsid w:val="00180A77"/>
    <w:rsid w:val="00180B1F"/>
    <w:rsid w:val="001822BA"/>
    <w:rsid w:val="001823E9"/>
    <w:rsid w:val="00183189"/>
    <w:rsid w:val="00183428"/>
    <w:rsid w:val="0018347A"/>
    <w:rsid w:val="001838BA"/>
    <w:rsid w:val="00183CDC"/>
    <w:rsid w:val="00183D50"/>
    <w:rsid w:val="0018503C"/>
    <w:rsid w:val="001850AE"/>
    <w:rsid w:val="0018557F"/>
    <w:rsid w:val="00185A24"/>
    <w:rsid w:val="001868DD"/>
    <w:rsid w:val="0018784B"/>
    <w:rsid w:val="00187851"/>
    <w:rsid w:val="00187F53"/>
    <w:rsid w:val="0019378A"/>
    <w:rsid w:val="00193AC3"/>
    <w:rsid w:val="00194183"/>
    <w:rsid w:val="001942BC"/>
    <w:rsid w:val="001943DC"/>
    <w:rsid w:val="001944F5"/>
    <w:rsid w:val="001945F3"/>
    <w:rsid w:val="001949A7"/>
    <w:rsid w:val="00194F62"/>
    <w:rsid w:val="00196E29"/>
    <w:rsid w:val="001979EE"/>
    <w:rsid w:val="001A02AC"/>
    <w:rsid w:val="001A075B"/>
    <w:rsid w:val="001A0811"/>
    <w:rsid w:val="001A0AC1"/>
    <w:rsid w:val="001A1002"/>
    <w:rsid w:val="001A1955"/>
    <w:rsid w:val="001A1A94"/>
    <w:rsid w:val="001A1C70"/>
    <w:rsid w:val="001A1E27"/>
    <w:rsid w:val="001A253B"/>
    <w:rsid w:val="001A2695"/>
    <w:rsid w:val="001A2A82"/>
    <w:rsid w:val="001A2CFF"/>
    <w:rsid w:val="001A3E73"/>
    <w:rsid w:val="001A3F48"/>
    <w:rsid w:val="001A40C9"/>
    <w:rsid w:val="001A6F88"/>
    <w:rsid w:val="001A7A7E"/>
    <w:rsid w:val="001B01A0"/>
    <w:rsid w:val="001B0F21"/>
    <w:rsid w:val="001B14DE"/>
    <w:rsid w:val="001B16EB"/>
    <w:rsid w:val="001B1A52"/>
    <w:rsid w:val="001B2096"/>
    <w:rsid w:val="001B23D9"/>
    <w:rsid w:val="001B2CEA"/>
    <w:rsid w:val="001B3573"/>
    <w:rsid w:val="001B390F"/>
    <w:rsid w:val="001B4A3F"/>
    <w:rsid w:val="001B4DFE"/>
    <w:rsid w:val="001B56B9"/>
    <w:rsid w:val="001B5938"/>
    <w:rsid w:val="001B5CC5"/>
    <w:rsid w:val="001B6540"/>
    <w:rsid w:val="001B7910"/>
    <w:rsid w:val="001B7BD1"/>
    <w:rsid w:val="001C02B5"/>
    <w:rsid w:val="001C0662"/>
    <w:rsid w:val="001C0697"/>
    <w:rsid w:val="001C09B1"/>
    <w:rsid w:val="001C0B5E"/>
    <w:rsid w:val="001C1105"/>
    <w:rsid w:val="001C127B"/>
    <w:rsid w:val="001C15D6"/>
    <w:rsid w:val="001C19CF"/>
    <w:rsid w:val="001C4E56"/>
    <w:rsid w:val="001C515E"/>
    <w:rsid w:val="001C51D7"/>
    <w:rsid w:val="001C5405"/>
    <w:rsid w:val="001C54E0"/>
    <w:rsid w:val="001C55BF"/>
    <w:rsid w:val="001C572A"/>
    <w:rsid w:val="001C5935"/>
    <w:rsid w:val="001C626E"/>
    <w:rsid w:val="001C67E1"/>
    <w:rsid w:val="001C6D1B"/>
    <w:rsid w:val="001C7A57"/>
    <w:rsid w:val="001C7C88"/>
    <w:rsid w:val="001D072C"/>
    <w:rsid w:val="001D151D"/>
    <w:rsid w:val="001D1D3C"/>
    <w:rsid w:val="001D2985"/>
    <w:rsid w:val="001D2DEA"/>
    <w:rsid w:val="001D39D3"/>
    <w:rsid w:val="001D3B39"/>
    <w:rsid w:val="001D43C0"/>
    <w:rsid w:val="001D5315"/>
    <w:rsid w:val="001D5582"/>
    <w:rsid w:val="001D57DF"/>
    <w:rsid w:val="001D5DB6"/>
    <w:rsid w:val="001D7103"/>
    <w:rsid w:val="001D7347"/>
    <w:rsid w:val="001D7FB0"/>
    <w:rsid w:val="001E08C0"/>
    <w:rsid w:val="001E1D35"/>
    <w:rsid w:val="001E1EED"/>
    <w:rsid w:val="001E2DB3"/>
    <w:rsid w:val="001E341C"/>
    <w:rsid w:val="001E3568"/>
    <w:rsid w:val="001E3A81"/>
    <w:rsid w:val="001E41D6"/>
    <w:rsid w:val="001E4343"/>
    <w:rsid w:val="001E4779"/>
    <w:rsid w:val="001E5FF8"/>
    <w:rsid w:val="001E6403"/>
    <w:rsid w:val="001E69F7"/>
    <w:rsid w:val="001E7637"/>
    <w:rsid w:val="001F01F6"/>
    <w:rsid w:val="001F09DD"/>
    <w:rsid w:val="001F0B66"/>
    <w:rsid w:val="001F259F"/>
    <w:rsid w:val="001F30A1"/>
    <w:rsid w:val="001F3433"/>
    <w:rsid w:val="001F3581"/>
    <w:rsid w:val="001F3CBA"/>
    <w:rsid w:val="001F4BEA"/>
    <w:rsid w:val="001F57A7"/>
    <w:rsid w:val="001F5CB2"/>
    <w:rsid w:val="001F646E"/>
    <w:rsid w:val="00200CCA"/>
    <w:rsid w:val="00201547"/>
    <w:rsid w:val="00202780"/>
    <w:rsid w:val="00203823"/>
    <w:rsid w:val="002047C3"/>
    <w:rsid w:val="00204FD1"/>
    <w:rsid w:val="0020564C"/>
    <w:rsid w:val="002056A9"/>
    <w:rsid w:val="002057CF"/>
    <w:rsid w:val="00205CAD"/>
    <w:rsid w:val="00206D34"/>
    <w:rsid w:val="00207DF7"/>
    <w:rsid w:val="002100FC"/>
    <w:rsid w:val="002103BD"/>
    <w:rsid w:val="00212720"/>
    <w:rsid w:val="002128A9"/>
    <w:rsid w:val="002128DA"/>
    <w:rsid w:val="00213ABB"/>
    <w:rsid w:val="0021469E"/>
    <w:rsid w:val="00215787"/>
    <w:rsid w:val="00216267"/>
    <w:rsid w:val="002165C9"/>
    <w:rsid w:val="00216ADF"/>
    <w:rsid w:val="002170EA"/>
    <w:rsid w:val="002172DA"/>
    <w:rsid w:val="002204B0"/>
    <w:rsid w:val="00220528"/>
    <w:rsid w:val="002206C8"/>
    <w:rsid w:val="002206ED"/>
    <w:rsid w:val="00220E3B"/>
    <w:rsid w:val="00220F47"/>
    <w:rsid w:val="00221186"/>
    <w:rsid w:val="002213C3"/>
    <w:rsid w:val="002227DA"/>
    <w:rsid w:val="00223677"/>
    <w:rsid w:val="00223C8F"/>
    <w:rsid w:val="0022408D"/>
    <w:rsid w:val="0022466F"/>
    <w:rsid w:val="00224671"/>
    <w:rsid w:val="00224904"/>
    <w:rsid w:val="002254E6"/>
    <w:rsid w:val="00225844"/>
    <w:rsid w:val="00225865"/>
    <w:rsid w:val="00225E6D"/>
    <w:rsid w:val="002264EA"/>
    <w:rsid w:val="00226A84"/>
    <w:rsid w:val="00226D92"/>
    <w:rsid w:val="00227114"/>
    <w:rsid w:val="0022737D"/>
    <w:rsid w:val="00227511"/>
    <w:rsid w:val="00227A5A"/>
    <w:rsid w:val="00230169"/>
    <w:rsid w:val="0023018B"/>
    <w:rsid w:val="002303A0"/>
    <w:rsid w:val="002304BF"/>
    <w:rsid w:val="00231423"/>
    <w:rsid w:val="00232692"/>
    <w:rsid w:val="00233097"/>
    <w:rsid w:val="00233398"/>
    <w:rsid w:val="002336B0"/>
    <w:rsid w:val="00233E01"/>
    <w:rsid w:val="00235265"/>
    <w:rsid w:val="00235AAF"/>
    <w:rsid w:val="00235C99"/>
    <w:rsid w:val="00235DD1"/>
    <w:rsid w:val="00236388"/>
    <w:rsid w:val="00236717"/>
    <w:rsid w:val="0023680D"/>
    <w:rsid w:val="002375B5"/>
    <w:rsid w:val="002402D5"/>
    <w:rsid w:val="00240605"/>
    <w:rsid w:val="002407BC"/>
    <w:rsid w:val="00240A84"/>
    <w:rsid w:val="00240AA2"/>
    <w:rsid w:val="00241F7B"/>
    <w:rsid w:val="002422B4"/>
    <w:rsid w:val="002423FF"/>
    <w:rsid w:val="002426C9"/>
    <w:rsid w:val="00242A02"/>
    <w:rsid w:val="00242F67"/>
    <w:rsid w:val="002435B8"/>
    <w:rsid w:val="002440C6"/>
    <w:rsid w:val="00244414"/>
    <w:rsid w:val="002445D7"/>
    <w:rsid w:val="002448C9"/>
    <w:rsid w:val="0024520D"/>
    <w:rsid w:val="002455CA"/>
    <w:rsid w:val="00245BF6"/>
    <w:rsid w:val="00245CD2"/>
    <w:rsid w:val="00246303"/>
    <w:rsid w:val="00246472"/>
    <w:rsid w:val="00246DCB"/>
    <w:rsid w:val="00246DDF"/>
    <w:rsid w:val="00247826"/>
    <w:rsid w:val="00247BE0"/>
    <w:rsid w:val="00247F76"/>
    <w:rsid w:val="00250E81"/>
    <w:rsid w:val="002510A6"/>
    <w:rsid w:val="00251E93"/>
    <w:rsid w:val="00254941"/>
    <w:rsid w:val="00254970"/>
    <w:rsid w:val="00254F38"/>
    <w:rsid w:val="00255027"/>
    <w:rsid w:val="0025519E"/>
    <w:rsid w:val="00255471"/>
    <w:rsid w:val="002556DA"/>
    <w:rsid w:val="002563DF"/>
    <w:rsid w:val="00256816"/>
    <w:rsid w:val="00256B4A"/>
    <w:rsid w:val="002577D8"/>
    <w:rsid w:val="00260839"/>
    <w:rsid w:val="00260A97"/>
    <w:rsid w:val="00261752"/>
    <w:rsid w:val="00261ACE"/>
    <w:rsid w:val="00261D70"/>
    <w:rsid w:val="00262C1D"/>
    <w:rsid w:val="00263D68"/>
    <w:rsid w:val="00264C33"/>
    <w:rsid w:val="00265166"/>
    <w:rsid w:val="00265721"/>
    <w:rsid w:val="00265A82"/>
    <w:rsid w:val="00265A83"/>
    <w:rsid w:val="00265BEC"/>
    <w:rsid w:val="0026633E"/>
    <w:rsid w:val="00267AB2"/>
    <w:rsid w:val="00270783"/>
    <w:rsid w:val="0027143C"/>
    <w:rsid w:val="002714AB"/>
    <w:rsid w:val="0027198B"/>
    <w:rsid w:val="00271C63"/>
    <w:rsid w:val="0027285B"/>
    <w:rsid w:val="00272D97"/>
    <w:rsid w:val="002733A1"/>
    <w:rsid w:val="00273918"/>
    <w:rsid w:val="00273BEB"/>
    <w:rsid w:val="002743BD"/>
    <w:rsid w:val="00274626"/>
    <w:rsid w:val="002747E3"/>
    <w:rsid w:val="00274893"/>
    <w:rsid w:val="00274987"/>
    <w:rsid w:val="00274B9C"/>
    <w:rsid w:val="002755A3"/>
    <w:rsid w:val="0027567E"/>
    <w:rsid w:val="00275D84"/>
    <w:rsid w:val="00276438"/>
    <w:rsid w:val="00276AB7"/>
    <w:rsid w:val="002770A9"/>
    <w:rsid w:val="002779BB"/>
    <w:rsid w:val="00277A87"/>
    <w:rsid w:val="00277BAC"/>
    <w:rsid w:val="00277C61"/>
    <w:rsid w:val="0028148E"/>
    <w:rsid w:val="00281735"/>
    <w:rsid w:val="0028253C"/>
    <w:rsid w:val="00282B30"/>
    <w:rsid w:val="00282D8A"/>
    <w:rsid w:val="0028314D"/>
    <w:rsid w:val="0028328E"/>
    <w:rsid w:val="00283993"/>
    <w:rsid w:val="002839DF"/>
    <w:rsid w:val="00283D39"/>
    <w:rsid w:val="00284092"/>
    <w:rsid w:val="002845B9"/>
    <w:rsid w:val="00285425"/>
    <w:rsid w:val="00285A48"/>
    <w:rsid w:val="00285CA6"/>
    <w:rsid w:val="00286500"/>
    <w:rsid w:val="00286865"/>
    <w:rsid w:val="00286965"/>
    <w:rsid w:val="002869FE"/>
    <w:rsid w:val="00286C0D"/>
    <w:rsid w:val="00287937"/>
    <w:rsid w:val="00287A99"/>
    <w:rsid w:val="00290959"/>
    <w:rsid w:val="002910F2"/>
    <w:rsid w:val="0029127A"/>
    <w:rsid w:val="002915B9"/>
    <w:rsid w:val="002919AC"/>
    <w:rsid w:val="00293199"/>
    <w:rsid w:val="00293A28"/>
    <w:rsid w:val="00294855"/>
    <w:rsid w:val="00296364"/>
    <w:rsid w:val="00296A76"/>
    <w:rsid w:val="00297F07"/>
    <w:rsid w:val="002A059B"/>
    <w:rsid w:val="002A07D1"/>
    <w:rsid w:val="002A0CEA"/>
    <w:rsid w:val="002A2F50"/>
    <w:rsid w:val="002A2FA5"/>
    <w:rsid w:val="002A315A"/>
    <w:rsid w:val="002A41C1"/>
    <w:rsid w:val="002A424C"/>
    <w:rsid w:val="002A459E"/>
    <w:rsid w:val="002A4FB3"/>
    <w:rsid w:val="002A6F04"/>
    <w:rsid w:val="002A71B2"/>
    <w:rsid w:val="002A74C6"/>
    <w:rsid w:val="002A7F35"/>
    <w:rsid w:val="002B05F4"/>
    <w:rsid w:val="002B0B4F"/>
    <w:rsid w:val="002B1304"/>
    <w:rsid w:val="002B15CB"/>
    <w:rsid w:val="002B1607"/>
    <w:rsid w:val="002B16D0"/>
    <w:rsid w:val="002B227A"/>
    <w:rsid w:val="002B22A6"/>
    <w:rsid w:val="002B23A1"/>
    <w:rsid w:val="002B2985"/>
    <w:rsid w:val="002B2AC8"/>
    <w:rsid w:val="002B2FFD"/>
    <w:rsid w:val="002B33CD"/>
    <w:rsid w:val="002B4529"/>
    <w:rsid w:val="002B5096"/>
    <w:rsid w:val="002B542C"/>
    <w:rsid w:val="002B5F2B"/>
    <w:rsid w:val="002B6BD4"/>
    <w:rsid w:val="002B6C55"/>
    <w:rsid w:val="002B6DC0"/>
    <w:rsid w:val="002B726C"/>
    <w:rsid w:val="002B7338"/>
    <w:rsid w:val="002B73EE"/>
    <w:rsid w:val="002B7BA1"/>
    <w:rsid w:val="002C078A"/>
    <w:rsid w:val="002C1FB7"/>
    <w:rsid w:val="002C223E"/>
    <w:rsid w:val="002C22F1"/>
    <w:rsid w:val="002C2AC7"/>
    <w:rsid w:val="002C2E32"/>
    <w:rsid w:val="002C453D"/>
    <w:rsid w:val="002C4761"/>
    <w:rsid w:val="002C4DE9"/>
    <w:rsid w:val="002C59A3"/>
    <w:rsid w:val="002C5E52"/>
    <w:rsid w:val="002C640C"/>
    <w:rsid w:val="002C697F"/>
    <w:rsid w:val="002C7323"/>
    <w:rsid w:val="002C7611"/>
    <w:rsid w:val="002C77DF"/>
    <w:rsid w:val="002D1710"/>
    <w:rsid w:val="002D1B6B"/>
    <w:rsid w:val="002D1BBB"/>
    <w:rsid w:val="002D2343"/>
    <w:rsid w:val="002D27C4"/>
    <w:rsid w:val="002D2B7C"/>
    <w:rsid w:val="002D2CE5"/>
    <w:rsid w:val="002D2E01"/>
    <w:rsid w:val="002D30E4"/>
    <w:rsid w:val="002D3CBF"/>
    <w:rsid w:val="002D40FE"/>
    <w:rsid w:val="002D4157"/>
    <w:rsid w:val="002D534D"/>
    <w:rsid w:val="002D5BAD"/>
    <w:rsid w:val="002D5E52"/>
    <w:rsid w:val="002D5FB0"/>
    <w:rsid w:val="002D70FE"/>
    <w:rsid w:val="002D759F"/>
    <w:rsid w:val="002D76D0"/>
    <w:rsid w:val="002E049A"/>
    <w:rsid w:val="002E0828"/>
    <w:rsid w:val="002E0914"/>
    <w:rsid w:val="002E1944"/>
    <w:rsid w:val="002E1E92"/>
    <w:rsid w:val="002E1F69"/>
    <w:rsid w:val="002E244D"/>
    <w:rsid w:val="002E26A2"/>
    <w:rsid w:val="002E3DB8"/>
    <w:rsid w:val="002E3F83"/>
    <w:rsid w:val="002E4220"/>
    <w:rsid w:val="002E4E92"/>
    <w:rsid w:val="002E5599"/>
    <w:rsid w:val="002E5905"/>
    <w:rsid w:val="002E6766"/>
    <w:rsid w:val="002E67E0"/>
    <w:rsid w:val="002E6AAC"/>
    <w:rsid w:val="002E6AD4"/>
    <w:rsid w:val="002E6B4A"/>
    <w:rsid w:val="002E6F24"/>
    <w:rsid w:val="002E7766"/>
    <w:rsid w:val="002E789A"/>
    <w:rsid w:val="002F06DE"/>
    <w:rsid w:val="002F079D"/>
    <w:rsid w:val="002F0C3A"/>
    <w:rsid w:val="002F17E4"/>
    <w:rsid w:val="002F183C"/>
    <w:rsid w:val="002F2EFF"/>
    <w:rsid w:val="002F3502"/>
    <w:rsid w:val="002F450C"/>
    <w:rsid w:val="002F4B8B"/>
    <w:rsid w:val="002F57E9"/>
    <w:rsid w:val="002F5C54"/>
    <w:rsid w:val="002F5F5A"/>
    <w:rsid w:val="002F62FD"/>
    <w:rsid w:val="002F6AD6"/>
    <w:rsid w:val="002F6CD0"/>
    <w:rsid w:val="002F729A"/>
    <w:rsid w:val="002F7A7C"/>
    <w:rsid w:val="002F7B9E"/>
    <w:rsid w:val="002F7DFC"/>
    <w:rsid w:val="00300232"/>
    <w:rsid w:val="00300CEC"/>
    <w:rsid w:val="0030145F"/>
    <w:rsid w:val="003017C4"/>
    <w:rsid w:val="003026A0"/>
    <w:rsid w:val="00302CE9"/>
    <w:rsid w:val="00302DA7"/>
    <w:rsid w:val="00302F00"/>
    <w:rsid w:val="00303249"/>
    <w:rsid w:val="003035E5"/>
    <w:rsid w:val="00304070"/>
    <w:rsid w:val="0030426A"/>
    <w:rsid w:val="00304D22"/>
    <w:rsid w:val="00304D37"/>
    <w:rsid w:val="00305BB5"/>
    <w:rsid w:val="0030634B"/>
    <w:rsid w:val="003065F9"/>
    <w:rsid w:val="003067C7"/>
    <w:rsid w:val="00306F05"/>
    <w:rsid w:val="00307F32"/>
    <w:rsid w:val="00310855"/>
    <w:rsid w:val="00311035"/>
    <w:rsid w:val="00311A6D"/>
    <w:rsid w:val="00311D64"/>
    <w:rsid w:val="0031238B"/>
    <w:rsid w:val="0031274A"/>
    <w:rsid w:val="00312EDD"/>
    <w:rsid w:val="00313063"/>
    <w:rsid w:val="003133DC"/>
    <w:rsid w:val="003138F0"/>
    <w:rsid w:val="00313BF7"/>
    <w:rsid w:val="00313D9A"/>
    <w:rsid w:val="00313FA3"/>
    <w:rsid w:val="003142DA"/>
    <w:rsid w:val="00315762"/>
    <w:rsid w:val="003157A8"/>
    <w:rsid w:val="003159D7"/>
    <w:rsid w:val="00315ED7"/>
    <w:rsid w:val="00315F7F"/>
    <w:rsid w:val="0031669C"/>
    <w:rsid w:val="0031682C"/>
    <w:rsid w:val="003173E0"/>
    <w:rsid w:val="003175C5"/>
    <w:rsid w:val="00317EDE"/>
    <w:rsid w:val="0032025A"/>
    <w:rsid w:val="00320A35"/>
    <w:rsid w:val="00320AE7"/>
    <w:rsid w:val="003213CF"/>
    <w:rsid w:val="00322CCA"/>
    <w:rsid w:val="003241AC"/>
    <w:rsid w:val="003246C1"/>
    <w:rsid w:val="00324C65"/>
    <w:rsid w:val="003251D5"/>
    <w:rsid w:val="00326405"/>
    <w:rsid w:val="00326901"/>
    <w:rsid w:val="003276BC"/>
    <w:rsid w:val="00327791"/>
    <w:rsid w:val="003301C0"/>
    <w:rsid w:val="003301C5"/>
    <w:rsid w:val="00330A3D"/>
    <w:rsid w:val="00330CEF"/>
    <w:rsid w:val="003321EC"/>
    <w:rsid w:val="00332439"/>
    <w:rsid w:val="00332693"/>
    <w:rsid w:val="003328E0"/>
    <w:rsid w:val="003335EB"/>
    <w:rsid w:val="003337F2"/>
    <w:rsid w:val="00333C6B"/>
    <w:rsid w:val="00333D3C"/>
    <w:rsid w:val="00333ECC"/>
    <w:rsid w:val="00335AFB"/>
    <w:rsid w:val="00335E3C"/>
    <w:rsid w:val="00336233"/>
    <w:rsid w:val="0033668D"/>
    <w:rsid w:val="00336C0D"/>
    <w:rsid w:val="00336DE7"/>
    <w:rsid w:val="00337C25"/>
    <w:rsid w:val="0034046F"/>
    <w:rsid w:val="0034131F"/>
    <w:rsid w:val="00341604"/>
    <w:rsid w:val="0034181B"/>
    <w:rsid w:val="003428D7"/>
    <w:rsid w:val="00342FDD"/>
    <w:rsid w:val="00343544"/>
    <w:rsid w:val="00343B54"/>
    <w:rsid w:val="00343FD7"/>
    <w:rsid w:val="003453D9"/>
    <w:rsid w:val="003469BE"/>
    <w:rsid w:val="003471EE"/>
    <w:rsid w:val="003472E4"/>
    <w:rsid w:val="003474AC"/>
    <w:rsid w:val="003478E3"/>
    <w:rsid w:val="00347AB3"/>
    <w:rsid w:val="00347B8A"/>
    <w:rsid w:val="00351796"/>
    <w:rsid w:val="00351BE8"/>
    <w:rsid w:val="003532B3"/>
    <w:rsid w:val="00353B2D"/>
    <w:rsid w:val="003544C7"/>
    <w:rsid w:val="003547CC"/>
    <w:rsid w:val="00355085"/>
    <w:rsid w:val="00355BE1"/>
    <w:rsid w:val="0035637B"/>
    <w:rsid w:val="00356570"/>
    <w:rsid w:val="0035691E"/>
    <w:rsid w:val="003569BD"/>
    <w:rsid w:val="003577F8"/>
    <w:rsid w:val="00360EA3"/>
    <w:rsid w:val="003610A4"/>
    <w:rsid w:val="0036113C"/>
    <w:rsid w:val="00361148"/>
    <w:rsid w:val="00361606"/>
    <w:rsid w:val="00361ED8"/>
    <w:rsid w:val="00362129"/>
    <w:rsid w:val="00362346"/>
    <w:rsid w:val="00362AF6"/>
    <w:rsid w:val="0036351A"/>
    <w:rsid w:val="0036361F"/>
    <w:rsid w:val="00363C69"/>
    <w:rsid w:val="00363E46"/>
    <w:rsid w:val="00364ADB"/>
    <w:rsid w:val="003656CA"/>
    <w:rsid w:val="00365F70"/>
    <w:rsid w:val="003660D7"/>
    <w:rsid w:val="003673AB"/>
    <w:rsid w:val="00367A13"/>
    <w:rsid w:val="00367C80"/>
    <w:rsid w:val="0037033C"/>
    <w:rsid w:val="00370760"/>
    <w:rsid w:val="00371F16"/>
    <w:rsid w:val="003720B3"/>
    <w:rsid w:val="003736BB"/>
    <w:rsid w:val="003743EE"/>
    <w:rsid w:val="003747C4"/>
    <w:rsid w:val="00374910"/>
    <w:rsid w:val="00374CBC"/>
    <w:rsid w:val="0037544E"/>
    <w:rsid w:val="00375503"/>
    <w:rsid w:val="00375673"/>
    <w:rsid w:val="003764C3"/>
    <w:rsid w:val="0037689D"/>
    <w:rsid w:val="00376F20"/>
    <w:rsid w:val="0037719B"/>
    <w:rsid w:val="0037726D"/>
    <w:rsid w:val="003775F7"/>
    <w:rsid w:val="00380D9F"/>
    <w:rsid w:val="00380EDB"/>
    <w:rsid w:val="00381058"/>
    <w:rsid w:val="00381342"/>
    <w:rsid w:val="00381A37"/>
    <w:rsid w:val="00381CF4"/>
    <w:rsid w:val="00382EBC"/>
    <w:rsid w:val="003831B6"/>
    <w:rsid w:val="0038326E"/>
    <w:rsid w:val="003836ED"/>
    <w:rsid w:val="00383D71"/>
    <w:rsid w:val="00383E7B"/>
    <w:rsid w:val="003840C2"/>
    <w:rsid w:val="0038435C"/>
    <w:rsid w:val="00384D98"/>
    <w:rsid w:val="00386AD5"/>
    <w:rsid w:val="00387173"/>
    <w:rsid w:val="003877C7"/>
    <w:rsid w:val="00387887"/>
    <w:rsid w:val="00390A13"/>
    <w:rsid w:val="00390A66"/>
    <w:rsid w:val="003917DD"/>
    <w:rsid w:val="00391E24"/>
    <w:rsid w:val="003923F3"/>
    <w:rsid w:val="003929C7"/>
    <w:rsid w:val="00393C80"/>
    <w:rsid w:val="00393DF9"/>
    <w:rsid w:val="00394EE6"/>
    <w:rsid w:val="00395406"/>
    <w:rsid w:val="00395849"/>
    <w:rsid w:val="00396A95"/>
    <w:rsid w:val="00397470"/>
    <w:rsid w:val="003A022A"/>
    <w:rsid w:val="003A040D"/>
    <w:rsid w:val="003A0A1C"/>
    <w:rsid w:val="003A0ADE"/>
    <w:rsid w:val="003A0C95"/>
    <w:rsid w:val="003A0E0F"/>
    <w:rsid w:val="003A0E59"/>
    <w:rsid w:val="003A0ED4"/>
    <w:rsid w:val="003A13C5"/>
    <w:rsid w:val="003A1932"/>
    <w:rsid w:val="003A2290"/>
    <w:rsid w:val="003A3401"/>
    <w:rsid w:val="003A34BA"/>
    <w:rsid w:val="003A3E13"/>
    <w:rsid w:val="003A50D8"/>
    <w:rsid w:val="003A5674"/>
    <w:rsid w:val="003A5BB5"/>
    <w:rsid w:val="003A6DE7"/>
    <w:rsid w:val="003A79FF"/>
    <w:rsid w:val="003A7AB0"/>
    <w:rsid w:val="003A7F6C"/>
    <w:rsid w:val="003B088A"/>
    <w:rsid w:val="003B18E8"/>
    <w:rsid w:val="003B197F"/>
    <w:rsid w:val="003B1CC3"/>
    <w:rsid w:val="003B2406"/>
    <w:rsid w:val="003B24A8"/>
    <w:rsid w:val="003B2AA8"/>
    <w:rsid w:val="003B3326"/>
    <w:rsid w:val="003B3657"/>
    <w:rsid w:val="003B3CBA"/>
    <w:rsid w:val="003B5442"/>
    <w:rsid w:val="003B5D00"/>
    <w:rsid w:val="003B5F63"/>
    <w:rsid w:val="003B7FE5"/>
    <w:rsid w:val="003C0699"/>
    <w:rsid w:val="003C0CDA"/>
    <w:rsid w:val="003C0E10"/>
    <w:rsid w:val="003C0F13"/>
    <w:rsid w:val="003C13BB"/>
    <w:rsid w:val="003C2078"/>
    <w:rsid w:val="003C272A"/>
    <w:rsid w:val="003C2805"/>
    <w:rsid w:val="003C2905"/>
    <w:rsid w:val="003C2E57"/>
    <w:rsid w:val="003C35F3"/>
    <w:rsid w:val="003C36F3"/>
    <w:rsid w:val="003C3AF6"/>
    <w:rsid w:val="003C491D"/>
    <w:rsid w:val="003C5FD2"/>
    <w:rsid w:val="003C65CD"/>
    <w:rsid w:val="003C6737"/>
    <w:rsid w:val="003C7FD0"/>
    <w:rsid w:val="003D056F"/>
    <w:rsid w:val="003D0738"/>
    <w:rsid w:val="003D0B11"/>
    <w:rsid w:val="003D0B62"/>
    <w:rsid w:val="003D107A"/>
    <w:rsid w:val="003D14CC"/>
    <w:rsid w:val="003D164B"/>
    <w:rsid w:val="003D28D2"/>
    <w:rsid w:val="003D304C"/>
    <w:rsid w:val="003D3CD8"/>
    <w:rsid w:val="003D3D43"/>
    <w:rsid w:val="003D48C9"/>
    <w:rsid w:val="003D5AF1"/>
    <w:rsid w:val="003D5C0E"/>
    <w:rsid w:val="003D5DA5"/>
    <w:rsid w:val="003D5F6C"/>
    <w:rsid w:val="003D6519"/>
    <w:rsid w:val="003D7836"/>
    <w:rsid w:val="003D7B3F"/>
    <w:rsid w:val="003E0245"/>
    <w:rsid w:val="003E04EB"/>
    <w:rsid w:val="003E1017"/>
    <w:rsid w:val="003E152A"/>
    <w:rsid w:val="003E1881"/>
    <w:rsid w:val="003E1F7C"/>
    <w:rsid w:val="003E2828"/>
    <w:rsid w:val="003E3C7D"/>
    <w:rsid w:val="003E3F87"/>
    <w:rsid w:val="003E40F4"/>
    <w:rsid w:val="003E4441"/>
    <w:rsid w:val="003E46EE"/>
    <w:rsid w:val="003E4AD8"/>
    <w:rsid w:val="003E4C3C"/>
    <w:rsid w:val="003E4FF1"/>
    <w:rsid w:val="003E52A0"/>
    <w:rsid w:val="003E53C5"/>
    <w:rsid w:val="003E587C"/>
    <w:rsid w:val="003E5D65"/>
    <w:rsid w:val="003E6094"/>
    <w:rsid w:val="003E6BD0"/>
    <w:rsid w:val="003F0149"/>
    <w:rsid w:val="003F04AE"/>
    <w:rsid w:val="003F0509"/>
    <w:rsid w:val="003F0B9E"/>
    <w:rsid w:val="003F171D"/>
    <w:rsid w:val="003F1821"/>
    <w:rsid w:val="003F25C2"/>
    <w:rsid w:val="003F2C12"/>
    <w:rsid w:val="003F30A6"/>
    <w:rsid w:val="003F33CC"/>
    <w:rsid w:val="003F3464"/>
    <w:rsid w:val="003F3669"/>
    <w:rsid w:val="003F38BE"/>
    <w:rsid w:val="003F3DAD"/>
    <w:rsid w:val="003F435C"/>
    <w:rsid w:val="003F52B6"/>
    <w:rsid w:val="003F59CA"/>
    <w:rsid w:val="003F59DC"/>
    <w:rsid w:val="003F676F"/>
    <w:rsid w:val="003F72E7"/>
    <w:rsid w:val="003F774C"/>
    <w:rsid w:val="0040046C"/>
    <w:rsid w:val="00400609"/>
    <w:rsid w:val="004010AC"/>
    <w:rsid w:val="00401223"/>
    <w:rsid w:val="00402382"/>
    <w:rsid w:val="0040298E"/>
    <w:rsid w:val="00402D06"/>
    <w:rsid w:val="00402DFF"/>
    <w:rsid w:val="00402E8A"/>
    <w:rsid w:val="00403408"/>
    <w:rsid w:val="0040355A"/>
    <w:rsid w:val="004037C6"/>
    <w:rsid w:val="0040399F"/>
    <w:rsid w:val="00403E28"/>
    <w:rsid w:val="004043F8"/>
    <w:rsid w:val="004047C0"/>
    <w:rsid w:val="004049FB"/>
    <w:rsid w:val="00404C6B"/>
    <w:rsid w:val="0040506F"/>
    <w:rsid w:val="00406F35"/>
    <w:rsid w:val="00406F81"/>
    <w:rsid w:val="00407243"/>
    <w:rsid w:val="00407B07"/>
    <w:rsid w:val="00410162"/>
    <w:rsid w:val="00410B15"/>
    <w:rsid w:val="004111B4"/>
    <w:rsid w:val="004112F2"/>
    <w:rsid w:val="004113FE"/>
    <w:rsid w:val="00411839"/>
    <w:rsid w:val="00411956"/>
    <w:rsid w:val="00411BFE"/>
    <w:rsid w:val="00411EC1"/>
    <w:rsid w:val="004128A7"/>
    <w:rsid w:val="0041299C"/>
    <w:rsid w:val="00412A36"/>
    <w:rsid w:val="00412BF8"/>
    <w:rsid w:val="004136E3"/>
    <w:rsid w:val="00413DA4"/>
    <w:rsid w:val="00413F2D"/>
    <w:rsid w:val="0041464B"/>
    <w:rsid w:val="0041481B"/>
    <w:rsid w:val="004151D9"/>
    <w:rsid w:val="0041533A"/>
    <w:rsid w:val="0041596D"/>
    <w:rsid w:val="0041658E"/>
    <w:rsid w:val="00417B7E"/>
    <w:rsid w:val="00417CA7"/>
    <w:rsid w:val="00417E11"/>
    <w:rsid w:val="00417F25"/>
    <w:rsid w:val="00417F26"/>
    <w:rsid w:val="00420204"/>
    <w:rsid w:val="00420453"/>
    <w:rsid w:val="004205AF"/>
    <w:rsid w:val="00420A79"/>
    <w:rsid w:val="004217A4"/>
    <w:rsid w:val="0042195D"/>
    <w:rsid w:val="00421DF7"/>
    <w:rsid w:val="00421E0B"/>
    <w:rsid w:val="00422B82"/>
    <w:rsid w:val="00422D2A"/>
    <w:rsid w:val="00422EC4"/>
    <w:rsid w:val="00423A02"/>
    <w:rsid w:val="004240E5"/>
    <w:rsid w:val="004248A4"/>
    <w:rsid w:val="00425B70"/>
    <w:rsid w:val="00425CB1"/>
    <w:rsid w:val="004262AE"/>
    <w:rsid w:val="00426414"/>
    <w:rsid w:val="00426444"/>
    <w:rsid w:val="0042700E"/>
    <w:rsid w:val="004271F0"/>
    <w:rsid w:val="004274BD"/>
    <w:rsid w:val="00427B55"/>
    <w:rsid w:val="0043139D"/>
    <w:rsid w:val="00431720"/>
    <w:rsid w:val="0043193E"/>
    <w:rsid w:val="00432585"/>
    <w:rsid w:val="004325BF"/>
    <w:rsid w:val="00432761"/>
    <w:rsid w:val="004327B0"/>
    <w:rsid w:val="00432D40"/>
    <w:rsid w:val="00432E72"/>
    <w:rsid w:val="00433700"/>
    <w:rsid w:val="00433A5B"/>
    <w:rsid w:val="00433B14"/>
    <w:rsid w:val="0043422E"/>
    <w:rsid w:val="00434A59"/>
    <w:rsid w:val="00435937"/>
    <w:rsid w:val="00436BA0"/>
    <w:rsid w:val="0043719A"/>
    <w:rsid w:val="00437645"/>
    <w:rsid w:val="004400E1"/>
    <w:rsid w:val="00440CAC"/>
    <w:rsid w:val="00440DC3"/>
    <w:rsid w:val="0044140E"/>
    <w:rsid w:val="0044163C"/>
    <w:rsid w:val="004416B6"/>
    <w:rsid w:val="00442BF3"/>
    <w:rsid w:val="00443C23"/>
    <w:rsid w:val="0044440A"/>
    <w:rsid w:val="0044450D"/>
    <w:rsid w:val="004445E2"/>
    <w:rsid w:val="0044462B"/>
    <w:rsid w:val="00445217"/>
    <w:rsid w:val="00445331"/>
    <w:rsid w:val="00445950"/>
    <w:rsid w:val="00446F80"/>
    <w:rsid w:val="00447DA9"/>
    <w:rsid w:val="00447E0E"/>
    <w:rsid w:val="00450024"/>
    <w:rsid w:val="004502B5"/>
    <w:rsid w:val="004503A3"/>
    <w:rsid w:val="00450BFC"/>
    <w:rsid w:val="004519C0"/>
    <w:rsid w:val="0045295B"/>
    <w:rsid w:val="00452FD2"/>
    <w:rsid w:val="00453830"/>
    <w:rsid w:val="00453FA0"/>
    <w:rsid w:val="004542B6"/>
    <w:rsid w:val="004548C8"/>
    <w:rsid w:val="00455140"/>
    <w:rsid w:val="00456621"/>
    <w:rsid w:val="0045729E"/>
    <w:rsid w:val="00457BA3"/>
    <w:rsid w:val="00457F6D"/>
    <w:rsid w:val="00460178"/>
    <w:rsid w:val="004609DA"/>
    <w:rsid w:val="00461E20"/>
    <w:rsid w:val="00462315"/>
    <w:rsid w:val="00462A98"/>
    <w:rsid w:val="00463068"/>
    <w:rsid w:val="00463083"/>
    <w:rsid w:val="00463092"/>
    <w:rsid w:val="00463ACA"/>
    <w:rsid w:val="00464A68"/>
    <w:rsid w:val="00464AD4"/>
    <w:rsid w:val="00465630"/>
    <w:rsid w:val="004657A2"/>
    <w:rsid w:val="004657B4"/>
    <w:rsid w:val="00465A09"/>
    <w:rsid w:val="004669F7"/>
    <w:rsid w:val="00466BF1"/>
    <w:rsid w:val="00467060"/>
    <w:rsid w:val="00467B48"/>
    <w:rsid w:val="00467F0E"/>
    <w:rsid w:val="00470829"/>
    <w:rsid w:val="00471042"/>
    <w:rsid w:val="00471777"/>
    <w:rsid w:val="00471908"/>
    <w:rsid w:val="004719F1"/>
    <w:rsid w:val="00471A06"/>
    <w:rsid w:val="00471DB6"/>
    <w:rsid w:val="00472383"/>
    <w:rsid w:val="0047241F"/>
    <w:rsid w:val="004726EC"/>
    <w:rsid w:val="00472C42"/>
    <w:rsid w:val="00472DB7"/>
    <w:rsid w:val="00473509"/>
    <w:rsid w:val="00474064"/>
    <w:rsid w:val="0047419F"/>
    <w:rsid w:val="00474759"/>
    <w:rsid w:val="0047580D"/>
    <w:rsid w:val="00475B1F"/>
    <w:rsid w:val="00475F8D"/>
    <w:rsid w:val="0047659B"/>
    <w:rsid w:val="00476979"/>
    <w:rsid w:val="00476C2C"/>
    <w:rsid w:val="004778CD"/>
    <w:rsid w:val="00477A2D"/>
    <w:rsid w:val="00480017"/>
    <w:rsid w:val="004804AD"/>
    <w:rsid w:val="0048095E"/>
    <w:rsid w:val="00480EBD"/>
    <w:rsid w:val="004810BE"/>
    <w:rsid w:val="004827DB"/>
    <w:rsid w:val="004830CF"/>
    <w:rsid w:val="0048363C"/>
    <w:rsid w:val="00484141"/>
    <w:rsid w:val="004848BB"/>
    <w:rsid w:val="00484D27"/>
    <w:rsid w:val="004850E6"/>
    <w:rsid w:val="0048570B"/>
    <w:rsid w:val="00485BF1"/>
    <w:rsid w:val="00486752"/>
    <w:rsid w:val="00492139"/>
    <w:rsid w:val="004928DB"/>
    <w:rsid w:val="00492DA1"/>
    <w:rsid w:val="0049389D"/>
    <w:rsid w:val="00493FD6"/>
    <w:rsid w:val="00494DDE"/>
    <w:rsid w:val="004955E0"/>
    <w:rsid w:val="004955E2"/>
    <w:rsid w:val="00496EB8"/>
    <w:rsid w:val="004970D2"/>
    <w:rsid w:val="0049742B"/>
    <w:rsid w:val="004A0212"/>
    <w:rsid w:val="004A0933"/>
    <w:rsid w:val="004A0E49"/>
    <w:rsid w:val="004A2548"/>
    <w:rsid w:val="004A2758"/>
    <w:rsid w:val="004A297A"/>
    <w:rsid w:val="004A2DB0"/>
    <w:rsid w:val="004A2F32"/>
    <w:rsid w:val="004A3289"/>
    <w:rsid w:val="004A3690"/>
    <w:rsid w:val="004A3BA5"/>
    <w:rsid w:val="004A3E41"/>
    <w:rsid w:val="004A49B1"/>
    <w:rsid w:val="004A4E2F"/>
    <w:rsid w:val="004A4F16"/>
    <w:rsid w:val="004A4F61"/>
    <w:rsid w:val="004A5C05"/>
    <w:rsid w:val="004A60C8"/>
    <w:rsid w:val="004A76EC"/>
    <w:rsid w:val="004B05F8"/>
    <w:rsid w:val="004B135A"/>
    <w:rsid w:val="004B1B5B"/>
    <w:rsid w:val="004B2215"/>
    <w:rsid w:val="004B2D48"/>
    <w:rsid w:val="004B2DB3"/>
    <w:rsid w:val="004B38DE"/>
    <w:rsid w:val="004B3DBB"/>
    <w:rsid w:val="004B3E9B"/>
    <w:rsid w:val="004B3EA3"/>
    <w:rsid w:val="004B414D"/>
    <w:rsid w:val="004B47DD"/>
    <w:rsid w:val="004B55D7"/>
    <w:rsid w:val="004B5803"/>
    <w:rsid w:val="004B66ED"/>
    <w:rsid w:val="004B6753"/>
    <w:rsid w:val="004B6F33"/>
    <w:rsid w:val="004B734D"/>
    <w:rsid w:val="004B7389"/>
    <w:rsid w:val="004B747B"/>
    <w:rsid w:val="004B77D6"/>
    <w:rsid w:val="004B795B"/>
    <w:rsid w:val="004C02CE"/>
    <w:rsid w:val="004C058F"/>
    <w:rsid w:val="004C0ED2"/>
    <w:rsid w:val="004C11E4"/>
    <w:rsid w:val="004C1709"/>
    <w:rsid w:val="004C172D"/>
    <w:rsid w:val="004C208D"/>
    <w:rsid w:val="004C20A5"/>
    <w:rsid w:val="004C227D"/>
    <w:rsid w:val="004C2412"/>
    <w:rsid w:val="004C26B8"/>
    <w:rsid w:val="004C2D60"/>
    <w:rsid w:val="004C34F2"/>
    <w:rsid w:val="004C3D0F"/>
    <w:rsid w:val="004C58D7"/>
    <w:rsid w:val="004C612C"/>
    <w:rsid w:val="004C7433"/>
    <w:rsid w:val="004C7542"/>
    <w:rsid w:val="004C7DFB"/>
    <w:rsid w:val="004D0199"/>
    <w:rsid w:val="004D0488"/>
    <w:rsid w:val="004D0823"/>
    <w:rsid w:val="004D0CDD"/>
    <w:rsid w:val="004D0EDD"/>
    <w:rsid w:val="004D135B"/>
    <w:rsid w:val="004D158E"/>
    <w:rsid w:val="004D2E2E"/>
    <w:rsid w:val="004D328A"/>
    <w:rsid w:val="004D35DD"/>
    <w:rsid w:val="004D42C7"/>
    <w:rsid w:val="004D4F0D"/>
    <w:rsid w:val="004D4F4D"/>
    <w:rsid w:val="004D5827"/>
    <w:rsid w:val="004D656A"/>
    <w:rsid w:val="004D6E03"/>
    <w:rsid w:val="004D7570"/>
    <w:rsid w:val="004E0F01"/>
    <w:rsid w:val="004E1004"/>
    <w:rsid w:val="004E1EC8"/>
    <w:rsid w:val="004E203F"/>
    <w:rsid w:val="004E2E06"/>
    <w:rsid w:val="004E315D"/>
    <w:rsid w:val="004E38E5"/>
    <w:rsid w:val="004E40E8"/>
    <w:rsid w:val="004E45AE"/>
    <w:rsid w:val="004E529C"/>
    <w:rsid w:val="004E54D8"/>
    <w:rsid w:val="004E58B2"/>
    <w:rsid w:val="004E5A17"/>
    <w:rsid w:val="004E79D4"/>
    <w:rsid w:val="004E7F1F"/>
    <w:rsid w:val="004F00E0"/>
    <w:rsid w:val="004F075B"/>
    <w:rsid w:val="004F1059"/>
    <w:rsid w:val="004F287D"/>
    <w:rsid w:val="004F28FB"/>
    <w:rsid w:val="004F3438"/>
    <w:rsid w:val="004F3FC3"/>
    <w:rsid w:val="004F493E"/>
    <w:rsid w:val="004F5192"/>
    <w:rsid w:val="004F5451"/>
    <w:rsid w:val="004F54B9"/>
    <w:rsid w:val="004F5AB8"/>
    <w:rsid w:val="004F5F15"/>
    <w:rsid w:val="004F6412"/>
    <w:rsid w:val="004F66F7"/>
    <w:rsid w:val="004F7C02"/>
    <w:rsid w:val="00500981"/>
    <w:rsid w:val="00501028"/>
    <w:rsid w:val="0050202E"/>
    <w:rsid w:val="00502A60"/>
    <w:rsid w:val="00503259"/>
    <w:rsid w:val="00503327"/>
    <w:rsid w:val="005043B5"/>
    <w:rsid w:val="005043B9"/>
    <w:rsid w:val="00504CF7"/>
    <w:rsid w:val="0050547D"/>
    <w:rsid w:val="005054C1"/>
    <w:rsid w:val="0050567F"/>
    <w:rsid w:val="00505F52"/>
    <w:rsid w:val="005063A4"/>
    <w:rsid w:val="005065C6"/>
    <w:rsid w:val="005071FE"/>
    <w:rsid w:val="00507403"/>
    <w:rsid w:val="0050766C"/>
    <w:rsid w:val="00507DC6"/>
    <w:rsid w:val="00507DC8"/>
    <w:rsid w:val="00507F5F"/>
    <w:rsid w:val="00510C63"/>
    <w:rsid w:val="00510CD1"/>
    <w:rsid w:val="00511DC6"/>
    <w:rsid w:val="0051202B"/>
    <w:rsid w:val="00512986"/>
    <w:rsid w:val="00512A6C"/>
    <w:rsid w:val="00512B3A"/>
    <w:rsid w:val="00512C0B"/>
    <w:rsid w:val="00513DD0"/>
    <w:rsid w:val="005142C7"/>
    <w:rsid w:val="00514673"/>
    <w:rsid w:val="005146BB"/>
    <w:rsid w:val="00514765"/>
    <w:rsid w:val="00514BEF"/>
    <w:rsid w:val="005150F3"/>
    <w:rsid w:val="005158B7"/>
    <w:rsid w:val="00516031"/>
    <w:rsid w:val="005164BF"/>
    <w:rsid w:val="005172D4"/>
    <w:rsid w:val="00520708"/>
    <w:rsid w:val="00520F8C"/>
    <w:rsid w:val="0052113A"/>
    <w:rsid w:val="00521172"/>
    <w:rsid w:val="00521C44"/>
    <w:rsid w:val="005221A7"/>
    <w:rsid w:val="0052231C"/>
    <w:rsid w:val="00522422"/>
    <w:rsid w:val="00522553"/>
    <w:rsid w:val="00522AB2"/>
    <w:rsid w:val="00522CF7"/>
    <w:rsid w:val="00522E30"/>
    <w:rsid w:val="00523767"/>
    <w:rsid w:val="00524812"/>
    <w:rsid w:val="00524BE0"/>
    <w:rsid w:val="0052592A"/>
    <w:rsid w:val="00526856"/>
    <w:rsid w:val="00526C24"/>
    <w:rsid w:val="005270AA"/>
    <w:rsid w:val="005272BA"/>
    <w:rsid w:val="005278EB"/>
    <w:rsid w:val="0053000C"/>
    <w:rsid w:val="00530430"/>
    <w:rsid w:val="005307D8"/>
    <w:rsid w:val="0053092E"/>
    <w:rsid w:val="00530B5D"/>
    <w:rsid w:val="00530DA1"/>
    <w:rsid w:val="005314EF"/>
    <w:rsid w:val="00531BBB"/>
    <w:rsid w:val="00531D91"/>
    <w:rsid w:val="00532240"/>
    <w:rsid w:val="00532F85"/>
    <w:rsid w:val="00533F15"/>
    <w:rsid w:val="00534306"/>
    <w:rsid w:val="00534911"/>
    <w:rsid w:val="00534D9F"/>
    <w:rsid w:val="00534FD4"/>
    <w:rsid w:val="00535B5F"/>
    <w:rsid w:val="0053612A"/>
    <w:rsid w:val="005365FF"/>
    <w:rsid w:val="00536DBD"/>
    <w:rsid w:val="00536FB1"/>
    <w:rsid w:val="00537379"/>
    <w:rsid w:val="00537C6C"/>
    <w:rsid w:val="00537E2B"/>
    <w:rsid w:val="005405B7"/>
    <w:rsid w:val="00540CB8"/>
    <w:rsid w:val="00541159"/>
    <w:rsid w:val="005413B2"/>
    <w:rsid w:val="005416B9"/>
    <w:rsid w:val="00541920"/>
    <w:rsid w:val="00541FC1"/>
    <w:rsid w:val="0054220C"/>
    <w:rsid w:val="005422AA"/>
    <w:rsid w:val="00542955"/>
    <w:rsid w:val="00542C76"/>
    <w:rsid w:val="00543295"/>
    <w:rsid w:val="0054446A"/>
    <w:rsid w:val="00544D18"/>
    <w:rsid w:val="00545902"/>
    <w:rsid w:val="00546AED"/>
    <w:rsid w:val="0054751E"/>
    <w:rsid w:val="00547562"/>
    <w:rsid w:val="00547AD2"/>
    <w:rsid w:val="00550301"/>
    <w:rsid w:val="00550FC2"/>
    <w:rsid w:val="00551DEB"/>
    <w:rsid w:val="00551FFF"/>
    <w:rsid w:val="005524EE"/>
    <w:rsid w:val="005539EC"/>
    <w:rsid w:val="00553E45"/>
    <w:rsid w:val="00553EE1"/>
    <w:rsid w:val="005543BC"/>
    <w:rsid w:val="00555C05"/>
    <w:rsid w:val="00555F30"/>
    <w:rsid w:val="0055636A"/>
    <w:rsid w:val="005563A1"/>
    <w:rsid w:val="00556C4E"/>
    <w:rsid w:val="00557A56"/>
    <w:rsid w:val="00557D29"/>
    <w:rsid w:val="00560807"/>
    <w:rsid w:val="00560DA4"/>
    <w:rsid w:val="00561142"/>
    <w:rsid w:val="005619C5"/>
    <w:rsid w:val="00561F4C"/>
    <w:rsid w:val="00562A46"/>
    <w:rsid w:val="00562C00"/>
    <w:rsid w:val="00563221"/>
    <w:rsid w:val="005634BE"/>
    <w:rsid w:val="00563589"/>
    <w:rsid w:val="00563876"/>
    <w:rsid w:val="00564477"/>
    <w:rsid w:val="00564495"/>
    <w:rsid w:val="005647FF"/>
    <w:rsid w:val="00564DDA"/>
    <w:rsid w:val="00564E64"/>
    <w:rsid w:val="00565364"/>
    <w:rsid w:val="0056553A"/>
    <w:rsid w:val="00565664"/>
    <w:rsid w:val="005656AE"/>
    <w:rsid w:val="0056675A"/>
    <w:rsid w:val="00566950"/>
    <w:rsid w:val="005669A9"/>
    <w:rsid w:val="00567507"/>
    <w:rsid w:val="00567D0B"/>
    <w:rsid w:val="00570BB1"/>
    <w:rsid w:val="00570BE8"/>
    <w:rsid w:val="00570D00"/>
    <w:rsid w:val="005714A7"/>
    <w:rsid w:val="005714E6"/>
    <w:rsid w:val="005718B0"/>
    <w:rsid w:val="00573040"/>
    <w:rsid w:val="005732B6"/>
    <w:rsid w:val="005732CF"/>
    <w:rsid w:val="005735A2"/>
    <w:rsid w:val="00574483"/>
    <w:rsid w:val="00574543"/>
    <w:rsid w:val="00574E38"/>
    <w:rsid w:val="00574ED7"/>
    <w:rsid w:val="005754D7"/>
    <w:rsid w:val="00575BDB"/>
    <w:rsid w:val="005761B2"/>
    <w:rsid w:val="00580175"/>
    <w:rsid w:val="00580B00"/>
    <w:rsid w:val="00580BFF"/>
    <w:rsid w:val="005810E2"/>
    <w:rsid w:val="005814E0"/>
    <w:rsid w:val="00582207"/>
    <w:rsid w:val="0058229F"/>
    <w:rsid w:val="00582A95"/>
    <w:rsid w:val="00582BD2"/>
    <w:rsid w:val="00582DDC"/>
    <w:rsid w:val="0058318C"/>
    <w:rsid w:val="005837E8"/>
    <w:rsid w:val="00583FC9"/>
    <w:rsid w:val="00584328"/>
    <w:rsid w:val="00584CF5"/>
    <w:rsid w:val="00584E71"/>
    <w:rsid w:val="00585105"/>
    <w:rsid w:val="005858C2"/>
    <w:rsid w:val="00585A4A"/>
    <w:rsid w:val="00585A94"/>
    <w:rsid w:val="005862F6"/>
    <w:rsid w:val="00586C48"/>
    <w:rsid w:val="00587BC4"/>
    <w:rsid w:val="00587E26"/>
    <w:rsid w:val="00590154"/>
    <w:rsid w:val="00590E9C"/>
    <w:rsid w:val="0059117C"/>
    <w:rsid w:val="00591864"/>
    <w:rsid w:val="00592E30"/>
    <w:rsid w:val="00593030"/>
    <w:rsid w:val="00593559"/>
    <w:rsid w:val="005936F6"/>
    <w:rsid w:val="00593F9A"/>
    <w:rsid w:val="005949A2"/>
    <w:rsid w:val="005951AE"/>
    <w:rsid w:val="00595761"/>
    <w:rsid w:val="00595831"/>
    <w:rsid w:val="00595F37"/>
    <w:rsid w:val="0059672A"/>
    <w:rsid w:val="00596738"/>
    <w:rsid w:val="00596920"/>
    <w:rsid w:val="00597AFC"/>
    <w:rsid w:val="005A0BE3"/>
    <w:rsid w:val="005A1009"/>
    <w:rsid w:val="005A15AC"/>
    <w:rsid w:val="005A1FF2"/>
    <w:rsid w:val="005A2905"/>
    <w:rsid w:val="005A39A3"/>
    <w:rsid w:val="005A3A31"/>
    <w:rsid w:val="005A3ACD"/>
    <w:rsid w:val="005A43F9"/>
    <w:rsid w:val="005A4645"/>
    <w:rsid w:val="005A4867"/>
    <w:rsid w:val="005A4EE4"/>
    <w:rsid w:val="005A529A"/>
    <w:rsid w:val="005A5677"/>
    <w:rsid w:val="005A577C"/>
    <w:rsid w:val="005A6250"/>
    <w:rsid w:val="005A65E2"/>
    <w:rsid w:val="005A686A"/>
    <w:rsid w:val="005A6920"/>
    <w:rsid w:val="005A72A0"/>
    <w:rsid w:val="005B07CD"/>
    <w:rsid w:val="005B1EA7"/>
    <w:rsid w:val="005B261E"/>
    <w:rsid w:val="005B2835"/>
    <w:rsid w:val="005B38F7"/>
    <w:rsid w:val="005B39D8"/>
    <w:rsid w:val="005B3D46"/>
    <w:rsid w:val="005B48DB"/>
    <w:rsid w:val="005B5601"/>
    <w:rsid w:val="005B56FC"/>
    <w:rsid w:val="005B612C"/>
    <w:rsid w:val="005B713B"/>
    <w:rsid w:val="005B76C2"/>
    <w:rsid w:val="005B7842"/>
    <w:rsid w:val="005B7D39"/>
    <w:rsid w:val="005C03AD"/>
    <w:rsid w:val="005C11BE"/>
    <w:rsid w:val="005C182B"/>
    <w:rsid w:val="005C2645"/>
    <w:rsid w:val="005C2B63"/>
    <w:rsid w:val="005C2C00"/>
    <w:rsid w:val="005C3532"/>
    <w:rsid w:val="005C3662"/>
    <w:rsid w:val="005C39EF"/>
    <w:rsid w:val="005C48DD"/>
    <w:rsid w:val="005C49B1"/>
    <w:rsid w:val="005C4CE2"/>
    <w:rsid w:val="005C53C8"/>
    <w:rsid w:val="005C5C73"/>
    <w:rsid w:val="005C656E"/>
    <w:rsid w:val="005C748C"/>
    <w:rsid w:val="005C77E4"/>
    <w:rsid w:val="005C7BF2"/>
    <w:rsid w:val="005C7FC9"/>
    <w:rsid w:val="005D04AA"/>
    <w:rsid w:val="005D0903"/>
    <w:rsid w:val="005D1A30"/>
    <w:rsid w:val="005D1C01"/>
    <w:rsid w:val="005D1D1A"/>
    <w:rsid w:val="005D2230"/>
    <w:rsid w:val="005D2320"/>
    <w:rsid w:val="005D240A"/>
    <w:rsid w:val="005D25B5"/>
    <w:rsid w:val="005D2884"/>
    <w:rsid w:val="005D2984"/>
    <w:rsid w:val="005D2FB2"/>
    <w:rsid w:val="005D3030"/>
    <w:rsid w:val="005D33C1"/>
    <w:rsid w:val="005D39BE"/>
    <w:rsid w:val="005D4003"/>
    <w:rsid w:val="005D40AA"/>
    <w:rsid w:val="005D44C4"/>
    <w:rsid w:val="005D464A"/>
    <w:rsid w:val="005D5838"/>
    <w:rsid w:val="005D59BA"/>
    <w:rsid w:val="005D63DA"/>
    <w:rsid w:val="005D7184"/>
    <w:rsid w:val="005D759E"/>
    <w:rsid w:val="005D780C"/>
    <w:rsid w:val="005D783A"/>
    <w:rsid w:val="005D7FA0"/>
    <w:rsid w:val="005E18F3"/>
    <w:rsid w:val="005E216A"/>
    <w:rsid w:val="005E2803"/>
    <w:rsid w:val="005E286A"/>
    <w:rsid w:val="005E2EB0"/>
    <w:rsid w:val="005E3161"/>
    <w:rsid w:val="005E36E2"/>
    <w:rsid w:val="005E3DE8"/>
    <w:rsid w:val="005E411B"/>
    <w:rsid w:val="005E437F"/>
    <w:rsid w:val="005E580F"/>
    <w:rsid w:val="005E59DD"/>
    <w:rsid w:val="005E6202"/>
    <w:rsid w:val="005F1B29"/>
    <w:rsid w:val="005F1C2B"/>
    <w:rsid w:val="005F1D7B"/>
    <w:rsid w:val="005F1F77"/>
    <w:rsid w:val="005F204C"/>
    <w:rsid w:val="005F2859"/>
    <w:rsid w:val="005F2AFD"/>
    <w:rsid w:val="005F2B37"/>
    <w:rsid w:val="005F2C18"/>
    <w:rsid w:val="005F3547"/>
    <w:rsid w:val="005F3F6B"/>
    <w:rsid w:val="005F4579"/>
    <w:rsid w:val="005F4592"/>
    <w:rsid w:val="005F488F"/>
    <w:rsid w:val="005F5C74"/>
    <w:rsid w:val="005F62B2"/>
    <w:rsid w:val="005F6739"/>
    <w:rsid w:val="005F6F24"/>
    <w:rsid w:val="005F7F9F"/>
    <w:rsid w:val="00600607"/>
    <w:rsid w:val="00600744"/>
    <w:rsid w:val="00600FB3"/>
    <w:rsid w:val="00601AC5"/>
    <w:rsid w:val="00601D68"/>
    <w:rsid w:val="0060263E"/>
    <w:rsid w:val="006030EA"/>
    <w:rsid w:val="006039B2"/>
    <w:rsid w:val="00604232"/>
    <w:rsid w:val="0060451F"/>
    <w:rsid w:val="00604636"/>
    <w:rsid w:val="006049B6"/>
    <w:rsid w:val="00604E58"/>
    <w:rsid w:val="00606822"/>
    <w:rsid w:val="006102FC"/>
    <w:rsid w:val="006120B6"/>
    <w:rsid w:val="006120E9"/>
    <w:rsid w:val="00612482"/>
    <w:rsid w:val="006125F9"/>
    <w:rsid w:val="00613DEF"/>
    <w:rsid w:val="0061415B"/>
    <w:rsid w:val="00614452"/>
    <w:rsid w:val="00614BEA"/>
    <w:rsid w:val="00616868"/>
    <w:rsid w:val="006175CD"/>
    <w:rsid w:val="00617BC5"/>
    <w:rsid w:val="00617BE0"/>
    <w:rsid w:val="0062103F"/>
    <w:rsid w:val="006213D5"/>
    <w:rsid w:val="00621543"/>
    <w:rsid w:val="00621664"/>
    <w:rsid w:val="0062202E"/>
    <w:rsid w:val="00623899"/>
    <w:rsid w:val="00623B87"/>
    <w:rsid w:val="00624535"/>
    <w:rsid w:val="00624CB3"/>
    <w:rsid w:val="0062565E"/>
    <w:rsid w:val="00626157"/>
    <w:rsid w:val="006273D2"/>
    <w:rsid w:val="0062749D"/>
    <w:rsid w:val="00627856"/>
    <w:rsid w:val="006278BC"/>
    <w:rsid w:val="00631CD6"/>
    <w:rsid w:val="00631DAB"/>
    <w:rsid w:val="00632072"/>
    <w:rsid w:val="00632091"/>
    <w:rsid w:val="00632860"/>
    <w:rsid w:val="006337AB"/>
    <w:rsid w:val="006338A1"/>
    <w:rsid w:val="006348F8"/>
    <w:rsid w:val="00634E1F"/>
    <w:rsid w:val="006350B7"/>
    <w:rsid w:val="006352F4"/>
    <w:rsid w:val="00636A4E"/>
    <w:rsid w:val="00636CB6"/>
    <w:rsid w:val="00637884"/>
    <w:rsid w:val="006401F2"/>
    <w:rsid w:val="00642EBA"/>
    <w:rsid w:val="0064309D"/>
    <w:rsid w:val="00643201"/>
    <w:rsid w:val="006442B8"/>
    <w:rsid w:val="006446E2"/>
    <w:rsid w:val="0064479A"/>
    <w:rsid w:val="00651237"/>
    <w:rsid w:val="00651354"/>
    <w:rsid w:val="0065168D"/>
    <w:rsid w:val="0065176A"/>
    <w:rsid w:val="00653780"/>
    <w:rsid w:val="006545C1"/>
    <w:rsid w:val="006546F8"/>
    <w:rsid w:val="00654D95"/>
    <w:rsid w:val="00656228"/>
    <w:rsid w:val="00656D48"/>
    <w:rsid w:val="006575A5"/>
    <w:rsid w:val="00657677"/>
    <w:rsid w:val="00657F68"/>
    <w:rsid w:val="00660319"/>
    <w:rsid w:val="0066047E"/>
    <w:rsid w:val="006607C9"/>
    <w:rsid w:val="006609FC"/>
    <w:rsid w:val="006622A1"/>
    <w:rsid w:val="00662FFC"/>
    <w:rsid w:val="0066324D"/>
    <w:rsid w:val="006633AD"/>
    <w:rsid w:val="00663600"/>
    <w:rsid w:val="006645AD"/>
    <w:rsid w:val="00664C4E"/>
    <w:rsid w:val="00665680"/>
    <w:rsid w:val="00665D72"/>
    <w:rsid w:val="00665FF3"/>
    <w:rsid w:val="00666F7E"/>
    <w:rsid w:val="00667649"/>
    <w:rsid w:val="00670282"/>
    <w:rsid w:val="00670337"/>
    <w:rsid w:val="00670401"/>
    <w:rsid w:val="00670533"/>
    <w:rsid w:val="0067069B"/>
    <w:rsid w:val="00670958"/>
    <w:rsid w:val="006713F7"/>
    <w:rsid w:val="006716A9"/>
    <w:rsid w:val="006723A1"/>
    <w:rsid w:val="00672B26"/>
    <w:rsid w:val="00672F42"/>
    <w:rsid w:val="006735BB"/>
    <w:rsid w:val="00673CB2"/>
    <w:rsid w:val="0067456D"/>
    <w:rsid w:val="006747F4"/>
    <w:rsid w:val="00674A64"/>
    <w:rsid w:val="00674E59"/>
    <w:rsid w:val="006755A1"/>
    <w:rsid w:val="00675FD3"/>
    <w:rsid w:val="0067709E"/>
    <w:rsid w:val="00677722"/>
    <w:rsid w:val="00680A1C"/>
    <w:rsid w:val="0068105B"/>
    <w:rsid w:val="00682644"/>
    <w:rsid w:val="00682C71"/>
    <w:rsid w:val="0068300D"/>
    <w:rsid w:val="00683156"/>
    <w:rsid w:val="0068353D"/>
    <w:rsid w:val="00683BC3"/>
    <w:rsid w:val="006847A3"/>
    <w:rsid w:val="00684C80"/>
    <w:rsid w:val="00684D7C"/>
    <w:rsid w:val="006851FF"/>
    <w:rsid w:val="00686284"/>
    <w:rsid w:val="006869EC"/>
    <w:rsid w:val="00686C10"/>
    <w:rsid w:val="00686F67"/>
    <w:rsid w:val="00687144"/>
    <w:rsid w:val="006873C0"/>
    <w:rsid w:val="00687A8F"/>
    <w:rsid w:val="00687F66"/>
    <w:rsid w:val="006901E9"/>
    <w:rsid w:val="0069054E"/>
    <w:rsid w:val="0069107D"/>
    <w:rsid w:val="00691487"/>
    <w:rsid w:val="00692360"/>
    <w:rsid w:val="0069374B"/>
    <w:rsid w:val="00694019"/>
    <w:rsid w:val="0069460F"/>
    <w:rsid w:val="00694B57"/>
    <w:rsid w:val="006951E5"/>
    <w:rsid w:val="006953C7"/>
    <w:rsid w:val="00695482"/>
    <w:rsid w:val="00695C5F"/>
    <w:rsid w:val="00695FDD"/>
    <w:rsid w:val="006964C7"/>
    <w:rsid w:val="006964FC"/>
    <w:rsid w:val="00696E3E"/>
    <w:rsid w:val="00697347"/>
    <w:rsid w:val="006979A4"/>
    <w:rsid w:val="00697B3D"/>
    <w:rsid w:val="006A008A"/>
    <w:rsid w:val="006A0573"/>
    <w:rsid w:val="006A0E60"/>
    <w:rsid w:val="006A0F10"/>
    <w:rsid w:val="006A10DD"/>
    <w:rsid w:val="006A271D"/>
    <w:rsid w:val="006A3D5B"/>
    <w:rsid w:val="006A44B3"/>
    <w:rsid w:val="006A5A2E"/>
    <w:rsid w:val="006A6782"/>
    <w:rsid w:val="006A6AAD"/>
    <w:rsid w:val="006A6C08"/>
    <w:rsid w:val="006A7871"/>
    <w:rsid w:val="006B0974"/>
    <w:rsid w:val="006B0E9F"/>
    <w:rsid w:val="006B2427"/>
    <w:rsid w:val="006B34E2"/>
    <w:rsid w:val="006B3B52"/>
    <w:rsid w:val="006B445F"/>
    <w:rsid w:val="006B4859"/>
    <w:rsid w:val="006B489F"/>
    <w:rsid w:val="006B5BA5"/>
    <w:rsid w:val="006B5EC9"/>
    <w:rsid w:val="006B6D73"/>
    <w:rsid w:val="006B7044"/>
    <w:rsid w:val="006B7688"/>
    <w:rsid w:val="006B7842"/>
    <w:rsid w:val="006B7953"/>
    <w:rsid w:val="006B7B27"/>
    <w:rsid w:val="006C014C"/>
    <w:rsid w:val="006C0760"/>
    <w:rsid w:val="006C07A8"/>
    <w:rsid w:val="006C0BC9"/>
    <w:rsid w:val="006C0F34"/>
    <w:rsid w:val="006C107C"/>
    <w:rsid w:val="006C1794"/>
    <w:rsid w:val="006C1C1A"/>
    <w:rsid w:val="006C22F1"/>
    <w:rsid w:val="006C3C7D"/>
    <w:rsid w:val="006C4198"/>
    <w:rsid w:val="006C45F6"/>
    <w:rsid w:val="006C4836"/>
    <w:rsid w:val="006C4E04"/>
    <w:rsid w:val="006C530C"/>
    <w:rsid w:val="006C5911"/>
    <w:rsid w:val="006C59B6"/>
    <w:rsid w:val="006C5E84"/>
    <w:rsid w:val="006C7267"/>
    <w:rsid w:val="006C72D4"/>
    <w:rsid w:val="006C7FAE"/>
    <w:rsid w:val="006D0BA9"/>
    <w:rsid w:val="006D10ED"/>
    <w:rsid w:val="006D13B4"/>
    <w:rsid w:val="006D144C"/>
    <w:rsid w:val="006D149F"/>
    <w:rsid w:val="006D2851"/>
    <w:rsid w:val="006D2995"/>
    <w:rsid w:val="006D2C07"/>
    <w:rsid w:val="006D3958"/>
    <w:rsid w:val="006D3CC4"/>
    <w:rsid w:val="006D3D31"/>
    <w:rsid w:val="006D3ED7"/>
    <w:rsid w:val="006D431A"/>
    <w:rsid w:val="006D4477"/>
    <w:rsid w:val="006D4EF6"/>
    <w:rsid w:val="006D5048"/>
    <w:rsid w:val="006D5968"/>
    <w:rsid w:val="006D5F0D"/>
    <w:rsid w:val="006D6EA2"/>
    <w:rsid w:val="006E0747"/>
    <w:rsid w:val="006E0D6A"/>
    <w:rsid w:val="006E1A05"/>
    <w:rsid w:val="006E26E0"/>
    <w:rsid w:val="006E2756"/>
    <w:rsid w:val="006E29F6"/>
    <w:rsid w:val="006E4478"/>
    <w:rsid w:val="006E5577"/>
    <w:rsid w:val="006E5B25"/>
    <w:rsid w:val="006E6728"/>
    <w:rsid w:val="006E745D"/>
    <w:rsid w:val="006F0496"/>
    <w:rsid w:val="006F187C"/>
    <w:rsid w:val="006F1C6A"/>
    <w:rsid w:val="006F1D0E"/>
    <w:rsid w:val="006F1DC1"/>
    <w:rsid w:val="006F213C"/>
    <w:rsid w:val="006F2A20"/>
    <w:rsid w:val="006F3669"/>
    <w:rsid w:val="006F541C"/>
    <w:rsid w:val="006F65B4"/>
    <w:rsid w:val="006F7012"/>
    <w:rsid w:val="006F70E4"/>
    <w:rsid w:val="006F7A82"/>
    <w:rsid w:val="0070014D"/>
    <w:rsid w:val="00701184"/>
    <w:rsid w:val="007022D3"/>
    <w:rsid w:val="007039F0"/>
    <w:rsid w:val="00703DE8"/>
    <w:rsid w:val="00704CDC"/>
    <w:rsid w:val="0070521F"/>
    <w:rsid w:val="0070524F"/>
    <w:rsid w:val="007057DF"/>
    <w:rsid w:val="00705838"/>
    <w:rsid w:val="0070635C"/>
    <w:rsid w:val="007072BA"/>
    <w:rsid w:val="007075F7"/>
    <w:rsid w:val="00707CFE"/>
    <w:rsid w:val="00707DCD"/>
    <w:rsid w:val="007100DD"/>
    <w:rsid w:val="007101D4"/>
    <w:rsid w:val="0071036F"/>
    <w:rsid w:val="00710AF8"/>
    <w:rsid w:val="00710EB1"/>
    <w:rsid w:val="0071192A"/>
    <w:rsid w:val="00711A7C"/>
    <w:rsid w:val="007127C1"/>
    <w:rsid w:val="00712EB5"/>
    <w:rsid w:val="00713182"/>
    <w:rsid w:val="0071431B"/>
    <w:rsid w:val="00714473"/>
    <w:rsid w:val="00714802"/>
    <w:rsid w:val="00714D22"/>
    <w:rsid w:val="0071518A"/>
    <w:rsid w:val="0071526E"/>
    <w:rsid w:val="007154C2"/>
    <w:rsid w:val="00715528"/>
    <w:rsid w:val="00715CF2"/>
    <w:rsid w:val="00715F09"/>
    <w:rsid w:val="00716052"/>
    <w:rsid w:val="00716984"/>
    <w:rsid w:val="00716A4E"/>
    <w:rsid w:val="00716B78"/>
    <w:rsid w:val="00716FD4"/>
    <w:rsid w:val="007178BC"/>
    <w:rsid w:val="00720E8D"/>
    <w:rsid w:val="00721296"/>
    <w:rsid w:val="00721C4A"/>
    <w:rsid w:val="00723205"/>
    <w:rsid w:val="007236F0"/>
    <w:rsid w:val="00723BED"/>
    <w:rsid w:val="00723E6B"/>
    <w:rsid w:val="00724295"/>
    <w:rsid w:val="00724F33"/>
    <w:rsid w:val="00725142"/>
    <w:rsid w:val="00725546"/>
    <w:rsid w:val="00725824"/>
    <w:rsid w:val="00725982"/>
    <w:rsid w:val="00726014"/>
    <w:rsid w:val="0072617A"/>
    <w:rsid w:val="0072724E"/>
    <w:rsid w:val="00727917"/>
    <w:rsid w:val="00730536"/>
    <w:rsid w:val="007306E0"/>
    <w:rsid w:val="00730A21"/>
    <w:rsid w:val="0073130F"/>
    <w:rsid w:val="0073134B"/>
    <w:rsid w:val="0073170B"/>
    <w:rsid w:val="00731B9E"/>
    <w:rsid w:val="00731C96"/>
    <w:rsid w:val="00732193"/>
    <w:rsid w:val="00732389"/>
    <w:rsid w:val="00732AC8"/>
    <w:rsid w:val="00733E5E"/>
    <w:rsid w:val="00734F54"/>
    <w:rsid w:val="00735156"/>
    <w:rsid w:val="00735280"/>
    <w:rsid w:val="00735863"/>
    <w:rsid w:val="00735E5B"/>
    <w:rsid w:val="00736053"/>
    <w:rsid w:val="0073665F"/>
    <w:rsid w:val="00736AB4"/>
    <w:rsid w:val="00736F0A"/>
    <w:rsid w:val="00737125"/>
    <w:rsid w:val="007373AE"/>
    <w:rsid w:val="00737732"/>
    <w:rsid w:val="00740026"/>
    <w:rsid w:val="0074049A"/>
    <w:rsid w:val="0074062F"/>
    <w:rsid w:val="0074080C"/>
    <w:rsid w:val="00742119"/>
    <w:rsid w:val="0074211C"/>
    <w:rsid w:val="007423FD"/>
    <w:rsid w:val="00743118"/>
    <w:rsid w:val="00744283"/>
    <w:rsid w:val="007442B0"/>
    <w:rsid w:val="00744306"/>
    <w:rsid w:val="007451C5"/>
    <w:rsid w:val="00746288"/>
    <w:rsid w:val="007468D5"/>
    <w:rsid w:val="007470EF"/>
    <w:rsid w:val="0074742D"/>
    <w:rsid w:val="007477B3"/>
    <w:rsid w:val="00747AAD"/>
    <w:rsid w:val="00747D2E"/>
    <w:rsid w:val="00747E46"/>
    <w:rsid w:val="00750D1A"/>
    <w:rsid w:val="00750F7C"/>
    <w:rsid w:val="00751449"/>
    <w:rsid w:val="0075145B"/>
    <w:rsid w:val="007515F0"/>
    <w:rsid w:val="0075215E"/>
    <w:rsid w:val="00752577"/>
    <w:rsid w:val="00752908"/>
    <w:rsid w:val="007540BC"/>
    <w:rsid w:val="007541A4"/>
    <w:rsid w:val="00754420"/>
    <w:rsid w:val="007549CA"/>
    <w:rsid w:val="00754C46"/>
    <w:rsid w:val="007554DA"/>
    <w:rsid w:val="007561C6"/>
    <w:rsid w:val="007601D6"/>
    <w:rsid w:val="007603AC"/>
    <w:rsid w:val="007604BD"/>
    <w:rsid w:val="00761245"/>
    <w:rsid w:val="00761ADC"/>
    <w:rsid w:val="007624E8"/>
    <w:rsid w:val="007626BF"/>
    <w:rsid w:val="0076356D"/>
    <w:rsid w:val="00763ECC"/>
    <w:rsid w:val="00764622"/>
    <w:rsid w:val="0076466B"/>
    <w:rsid w:val="00765158"/>
    <w:rsid w:val="00765CBC"/>
    <w:rsid w:val="00765E83"/>
    <w:rsid w:val="00766E7B"/>
    <w:rsid w:val="00767351"/>
    <w:rsid w:val="007679DD"/>
    <w:rsid w:val="0077053C"/>
    <w:rsid w:val="0077065C"/>
    <w:rsid w:val="007706D0"/>
    <w:rsid w:val="00770DDE"/>
    <w:rsid w:val="007710FB"/>
    <w:rsid w:val="0077131E"/>
    <w:rsid w:val="0077136C"/>
    <w:rsid w:val="00772A3F"/>
    <w:rsid w:val="00773102"/>
    <w:rsid w:val="00773546"/>
    <w:rsid w:val="0077399B"/>
    <w:rsid w:val="00774650"/>
    <w:rsid w:val="007751FB"/>
    <w:rsid w:val="007752B0"/>
    <w:rsid w:val="00775469"/>
    <w:rsid w:val="00775642"/>
    <w:rsid w:val="00775898"/>
    <w:rsid w:val="00775E16"/>
    <w:rsid w:val="00776EB8"/>
    <w:rsid w:val="00777F3A"/>
    <w:rsid w:val="007801BC"/>
    <w:rsid w:val="00780668"/>
    <w:rsid w:val="00780A77"/>
    <w:rsid w:val="007816A5"/>
    <w:rsid w:val="007817F9"/>
    <w:rsid w:val="0078193A"/>
    <w:rsid w:val="00781B13"/>
    <w:rsid w:val="00781B62"/>
    <w:rsid w:val="00781E65"/>
    <w:rsid w:val="00781E89"/>
    <w:rsid w:val="007823BC"/>
    <w:rsid w:val="00782A44"/>
    <w:rsid w:val="00783ADB"/>
    <w:rsid w:val="00783C59"/>
    <w:rsid w:val="00783DCE"/>
    <w:rsid w:val="00783F2D"/>
    <w:rsid w:val="007852D1"/>
    <w:rsid w:val="00786992"/>
    <w:rsid w:val="00786DF8"/>
    <w:rsid w:val="0078745D"/>
    <w:rsid w:val="00787843"/>
    <w:rsid w:val="00787F92"/>
    <w:rsid w:val="00791748"/>
    <w:rsid w:val="00791C1F"/>
    <w:rsid w:val="00792B96"/>
    <w:rsid w:val="007933A2"/>
    <w:rsid w:val="00793575"/>
    <w:rsid w:val="007939D2"/>
    <w:rsid w:val="00794596"/>
    <w:rsid w:val="00795FA1"/>
    <w:rsid w:val="00796907"/>
    <w:rsid w:val="00797194"/>
    <w:rsid w:val="007971B5"/>
    <w:rsid w:val="00797F09"/>
    <w:rsid w:val="007A06CB"/>
    <w:rsid w:val="007A07F0"/>
    <w:rsid w:val="007A0A57"/>
    <w:rsid w:val="007A200E"/>
    <w:rsid w:val="007A384B"/>
    <w:rsid w:val="007A392E"/>
    <w:rsid w:val="007A3F9B"/>
    <w:rsid w:val="007A408C"/>
    <w:rsid w:val="007A430A"/>
    <w:rsid w:val="007A4C69"/>
    <w:rsid w:val="007A530A"/>
    <w:rsid w:val="007A53C1"/>
    <w:rsid w:val="007A5477"/>
    <w:rsid w:val="007A5F6B"/>
    <w:rsid w:val="007A6038"/>
    <w:rsid w:val="007A649D"/>
    <w:rsid w:val="007A65D5"/>
    <w:rsid w:val="007A6C2C"/>
    <w:rsid w:val="007A7369"/>
    <w:rsid w:val="007A7509"/>
    <w:rsid w:val="007A7CF0"/>
    <w:rsid w:val="007B0290"/>
    <w:rsid w:val="007B0497"/>
    <w:rsid w:val="007B080C"/>
    <w:rsid w:val="007B081B"/>
    <w:rsid w:val="007B0D50"/>
    <w:rsid w:val="007B1581"/>
    <w:rsid w:val="007B2AB1"/>
    <w:rsid w:val="007B2E84"/>
    <w:rsid w:val="007B2F74"/>
    <w:rsid w:val="007B3888"/>
    <w:rsid w:val="007B4530"/>
    <w:rsid w:val="007B5BC3"/>
    <w:rsid w:val="007B70CE"/>
    <w:rsid w:val="007B72A1"/>
    <w:rsid w:val="007C0EF9"/>
    <w:rsid w:val="007C1483"/>
    <w:rsid w:val="007C230C"/>
    <w:rsid w:val="007C34A0"/>
    <w:rsid w:val="007C369B"/>
    <w:rsid w:val="007C3889"/>
    <w:rsid w:val="007C38B2"/>
    <w:rsid w:val="007C3F85"/>
    <w:rsid w:val="007C42E2"/>
    <w:rsid w:val="007C484E"/>
    <w:rsid w:val="007C4A1C"/>
    <w:rsid w:val="007C4A7C"/>
    <w:rsid w:val="007C4E4E"/>
    <w:rsid w:val="007C5858"/>
    <w:rsid w:val="007C5F22"/>
    <w:rsid w:val="007C67FE"/>
    <w:rsid w:val="007C6A42"/>
    <w:rsid w:val="007C6E1A"/>
    <w:rsid w:val="007C7988"/>
    <w:rsid w:val="007C7C65"/>
    <w:rsid w:val="007C7CE9"/>
    <w:rsid w:val="007C7E05"/>
    <w:rsid w:val="007D0222"/>
    <w:rsid w:val="007D0845"/>
    <w:rsid w:val="007D12E7"/>
    <w:rsid w:val="007D136B"/>
    <w:rsid w:val="007D1BA0"/>
    <w:rsid w:val="007D2339"/>
    <w:rsid w:val="007D29E8"/>
    <w:rsid w:val="007D2A60"/>
    <w:rsid w:val="007D2C11"/>
    <w:rsid w:val="007D3DB0"/>
    <w:rsid w:val="007D3FA4"/>
    <w:rsid w:val="007D4AD5"/>
    <w:rsid w:val="007D4B44"/>
    <w:rsid w:val="007D578D"/>
    <w:rsid w:val="007D609D"/>
    <w:rsid w:val="007D6760"/>
    <w:rsid w:val="007D6C22"/>
    <w:rsid w:val="007D6D43"/>
    <w:rsid w:val="007D76E7"/>
    <w:rsid w:val="007D7756"/>
    <w:rsid w:val="007D7765"/>
    <w:rsid w:val="007D77FF"/>
    <w:rsid w:val="007D78D4"/>
    <w:rsid w:val="007E05DA"/>
    <w:rsid w:val="007E0680"/>
    <w:rsid w:val="007E06C5"/>
    <w:rsid w:val="007E071E"/>
    <w:rsid w:val="007E0781"/>
    <w:rsid w:val="007E0795"/>
    <w:rsid w:val="007E0EF0"/>
    <w:rsid w:val="007E0F30"/>
    <w:rsid w:val="007E0FA8"/>
    <w:rsid w:val="007E26FE"/>
    <w:rsid w:val="007E2A1E"/>
    <w:rsid w:val="007E3011"/>
    <w:rsid w:val="007E33E3"/>
    <w:rsid w:val="007E33E9"/>
    <w:rsid w:val="007E4D2C"/>
    <w:rsid w:val="007E5049"/>
    <w:rsid w:val="007E6633"/>
    <w:rsid w:val="007E6D67"/>
    <w:rsid w:val="007E7351"/>
    <w:rsid w:val="007F0045"/>
    <w:rsid w:val="007F01FC"/>
    <w:rsid w:val="007F0457"/>
    <w:rsid w:val="007F1258"/>
    <w:rsid w:val="007F1E63"/>
    <w:rsid w:val="007F24D2"/>
    <w:rsid w:val="007F2BD9"/>
    <w:rsid w:val="007F34CE"/>
    <w:rsid w:val="007F3949"/>
    <w:rsid w:val="007F3BC5"/>
    <w:rsid w:val="007F3E8D"/>
    <w:rsid w:val="007F3EDC"/>
    <w:rsid w:val="007F4221"/>
    <w:rsid w:val="007F4903"/>
    <w:rsid w:val="007F4950"/>
    <w:rsid w:val="007F499B"/>
    <w:rsid w:val="007F4DAF"/>
    <w:rsid w:val="007F4F98"/>
    <w:rsid w:val="007F5B09"/>
    <w:rsid w:val="007F5E55"/>
    <w:rsid w:val="007F6161"/>
    <w:rsid w:val="007F6BAA"/>
    <w:rsid w:val="007F6C0B"/>
    <w:rsid w:val="00800124"/>
    <w:rsid w:val="0080014E"/>
    <w:rsid w:val="00800222"/>
    <w:rsid w:val="00801253"/>
    <w:rsid w:val="00801D6F"/>
    <w:rsid w:val="00801E23"/>
    <w:rsid w:val="00801FEE"/>
    <w:rsid w:val="0080227D"/>
    <w:rsid w:val="00802470"/>
    <w:rsid w:val="00802F0F"/>
    <w:rsid w:val="0080321E"/>
    <w:rsid w:val="0080338E"/>
    <w:rsid w:val="00803986"/>
    <w:rsid w:val="00803F2B"/>
    <w:rsid w:val="00804C77"/>
    <w:rsid w:val="00804D5D"/>
    <w:rsid w:val="008056A5"/>
    <w:rsid w:val="00805EAE"/>
    <w:rsid w:val="00806D3A"/>
    <w:rsid w:val="008070CA"/>
    <w:rsid w:val="008074DB"/>
    <w:rsid w:val="00810576"/>
    <w:rsid w:val="0081083C"/>
    <w:rsid w:val="00810BCE"/>
    <w:rsid w:val="00810F62"/>
    <w:rsid w:val="00811734"/>
    <w:rsid w:val="00811A97"/>
    <w:rsid w:val="008123D1"/>
    <w:rsid w:val="00812450"/>
    <w:rsid w:val="0081398A"/>
    <w:rsid w:val="00813C2E"/>
    <w:rsid w:val="00813E7B"/>
    <w:rsid w:val="008141AE"/>
    <w:rsid w:val="008143D4"/>
    <w:rsid w:val="00814742"/>
    <w:rsid w:val="00814787"/>
    <w:rsid w:val="008149E5"/>
    <w:rsid w:val="008154CE"/>
    <w:rsid w:val="008154D0"/>
    <w:rsid w:val="008169BF"/>
    <w:rsid w:val="00817678"/>
    <w:rsid w:val="008210C3"/>
    <w:rsid w:val="0082114B"/>
    <w:rsid w:val="0082127C"/>
    <w:rsid w:val="00821836"/>
    <w:rsid w:val="00822373"/>
    <w:rsid w:val="0082269C"/>
    <w:rsid w:val="00823061"/>
    <w:rsid w:val="00823A69"/>
    <w:rsid w:val="00823CDD"/>
    <w:rsid w:val="00823F1A"/>
    <w:rsid w:val="008247D6"/>
    <w:rsid w:val="008250C3"/>
    <w:rsid w:val="00825A6C"/>
    <w:rsid w:val="00825CBD"/>
    <w:rsid w:val="00825FD7"/>
    <w:rsid w:val="00827140"/>
    <w:rsid w:val="0082764D"/>
    <w:rsid w:val="00827937"/>
    <w:rsid w:val="008279D5"/>
    <w:rsid w:val="00827A76"/>
    <w:rsid w:val="008301C2"/>
    <w:rsid w:val="00830376"/>
    <w:rsid w:val="00830907"/>
    <w:rsid w:val="00830DD6"/>
    <w:rsid w:val="00831AD4"/>
    <w:rsid w:val="00831C92"/>
    <w:rsid w:val="00832D0E"/>
    <w:rsid w:val="008335EB"/>
    <w:rsid w:val="008335FC"/>
    <w:rsid w:val="00833A7B"/>
    <w:rsid w:val="00833F34"/>
    <w:rsid w:val="00834570"/>
    <w:rsid w:val="008348A0"/>
    <w:rsid w:val="0083592C"/>
    <w:rsid w:val="00835B89"/>
    <w:rsid w:val="00835FDC"/>
    <w:rsid w:val="00836111"/>
    <w:rsid w:val="00836117"/>
    <w:rsid w:val="008361C3"/>
    <w:rsid w:val="0083775B"/>
    <w:rsid w:val="00840865"/>
    <w:rsid w:val="00840F88"/>
    <w:rsid w:val="00841A08"/>
    <w:rsid w:val="00841C92"/>
    <w:rsid w:val="008421A3"/>
    <w:rsid w:val="00842B92"/>
    <w:rsid w:val="0084307D"/>
    <w:rsid w:val="00844912"/>
    <w:rsid w:val="00845D8B"/>
    <w:rsid w:val="00845F88"/>
    <w:rsid w:val="008460C0"/>
    <w:rsid w:val="0084793C"/>
    <w:rsid w:val="0085046B"/>
    <w:rsid w:val="00850CC2"/>
    <w:rsid w:val="00850E22"/>
    <w:rsid w:val="00851B73"/>
    <w:rsid w:val="008521B2"/>
    <w:rsid w:val="00852AA7"/>
    <w:rsid w:val="00853055"/>
    <w:rsid w:val="008531F3"/>
    <w:rsid w:val="00853595"/>
    <w:rsid w:val="00853D6A"/>
    <w:rsid w:val="00853F35"/>
    <w:rsid w:val="00854464"/>
    <w:rsid w:val="008546CD"/>
    <w:rsid w:val="00855CD5"/>
    <w:rsid w:val="00856C58"/>
    <w:rsid w:val="00856CB4"/>
    <w:rsid w:val="00856F2F"/>
    <w:rsid w:val="00857011"/>
    <w:rsid w:val="008570FF"/>
    <w:rsid w:val="00857711"/>
    <w:rsid w:val="00860455"/>
    <w:rsid w:val="008606C9"/>
    <w:rsid w:val="00860C4B"/>
    <w:rsid w:val="0086113E"/>
    <w:rsid w:val="00861555"/>
    <w:rsid w:val="00861749"/>
    <w:rsid w:val="008625AD"/>
    <w:rsid w:val="008626A8"/>
    <w:rsid w:val="00862B47"/>
    <w:rsid w:val="00862C12"/>
    <w:rsid w:val="00862F48"/>
    <w:rsid w:val="008630EC"/>
    <w:rsid w:val="00863F74"/>
    <w:rsid w:val="008643D3"/>
    <w:rsid w:val="00864B21"/>
    <w:rsid w:val="00864FB9"/>
    <w:rsid w:val="0086513C"/>
    <w:rsid w:val="008655B3"/>
    <w:rsid w:val="00865ABE"/>
    <w:rsid w:val="00866168"/>
    <w:rsid w:val="00866329"/>
    <w:rsid w:val="00866DAC"/>
    <w:rsid w:val="00867093"/>
    <w:rsid w:val="00867752"/>
    <w:rsid w:val="00870E64"/>
    <w:rsid w:val="00871407"/>
    <w:rsid w:val="0087192A"/>
    <w:rsid w:val="00871E21"/>
    <w:rsid w:val="00872858"/>
    <w:rsid w:val="00872927"/>
    <w:rsid w:val="008734A8"/>
    <w:rsid w:val="0087357B"/>
    <w:rsid w:val="00873F09"/>
    <w:rsid w:val="00873F74"/>
    <w:rsid w:val="0087426A"/>
    <w:rsid w:val="00874603"/>
    <w:rsid w:val="008746C8"/>
    <w:rsid w:val="00874B49"/>
    <w:rsid w:val="00874B8C"/>
    <w:rsid w:val="00874F64"/>
    <w:rsid w:val="008756FB"/>
    <w:rsid w:val="00876BD9"/>
    <w:rsid w:val="00881A62"/>
    <w:rsid w:val="00881F31"/>
    <w:rsid w:val="008827DD"/>
    <w:rsid w:val="0088297F"/>
    <w:rsid w:val="0088328A"/>
    <w:rsid w:val="008834E1"/>
    <w:rsid w:val="00883936"/>
    <w:rsid w:val="00883CB1"/>
    <w:rsid w:val="00883FFF"/>
    <w:rsid w:val="0088400F"/>
    <w:rsid w:val="00884236"/>
    <w:rsid w:val="00884737"/>
    <w:rsid w:val="00885F11"/>
    <w:rsid w:val="00886317"/>
    <w:rsid w:val="008869D0"/>
    <w:rsid w:val="00886BA4"/>
    <w:rsid w:val="00886D0B"/>
    <w:rsid w:val="00886F29"/>
    <w:rsid w:val="00887144"/>
    <w:rsid w:val="0088765A"/>
    <w:rsid w:val="00887931"/>
    <w:rsid w:val="00887C21"/>
    <w:rsid w:val="00887DD0"/>
    <w:rsid w:val="008912E8"/>
    <w:rsid w:val="00891DC4"/>
    <w:rsid w:val="0089201D"/>
    <w:rsid w:val="00892885"/>
    <w:rsid w:val="00892B63"/>
    <w:rsid w:val="00892EF4"/>
    <w:rsid w:val="0089374F"/>
    <w:rsid w:val="00893E1F"/>
    <w:rsid w:val="00894CC3"/>
    <w:rsid w:val="0089530F"/>
    <w:rsid w:val="0089553B"/>
    <w:rsid w:val="00895550"/>
    <w:rsid w:val="0089568C"/>
    <w:rsid w:val="00895FC3"/>
    <w:rsid w:val="00896370"/>
    <w:rsid w:val="00896668"/>
    <w:rsid w:val="00896C24"/>
    <w:rsid w:val="00896DCF"/>
    <w:rsid w:val="008970BE"/>
    <w:rsid w:val="0089773F"/>
    <w:rsid w:val="008977B6"/>
    <w:rsid w:val="008A0293"/>
    <w:rsid w:val="008A073E"/>
    <w:rsid w:val="008A09CC"/>
    <w:rsid w:val="008A14C9"/>
    <w:rsid w:val="008A1CC9"/>
    <w:rsid w:val="008A21E1"/>
    <w:rsid w:val="008A25DC"/>
    <w:rsid w:val="008A3020"/>
    <w:rsid w:val="008A31A1"/>
    <w:rsid w:val="008A31B8"/>
    <w:rsid w:val="008A38AF"/>
    <w:rsid w:val="008A4029"/>
    <w:rsid w:val="008A40A5"/>
    <w:rsid w:val="008A4DC8"/>
    <w:rsid w:val="008A74AE"/>
    <w:rsid w:val="008A792A"/>
    <w:rsid w:val="008B17D2"/>
    <w:rsid w:val="008B1B37"/>
    <w:rsid w:val="008B2435"/>
    <w:rsid w:val="008B3089"/>
    <w:rsid w:val="008B335A"/>
    <w:rsid w:val="008B3490"/>
    <w:rsid w:val="008B4580"/>
    <w:rsid w:val="008B47AE"/>
    <w:rsid w:val="008B536B"/>
    <w:rsid w:val="008B54A1"/>
    <w:rsid w:val="008B6A0F"/>
    <w:rsid w:val="008B7463"/>
    <w:rsid w:val="008C08B6"/>
    <w:rsid w:val="008C09B1"/>
    <w:rsid w:val="008C0E3B"/>
    <w:rsid w:val="008C1105"/>
    <w:rsid w:val="008C2339"/>
    <w:rsid w:val="008C290D"/>
    <w:rsid w:val="008C3337"/>
    <w:rsid w:val="008C38EF"/>
    <w:rsid w:val="008C3B04"/>
    <w:rsid w:val="008C3CE8"/>
    <w:rsid w:val="008C4055"/>
    <w:rsid w:val="008C4BD2"/>
    <w:rsid w:val="008C5204"/>
    <w:rsid w:val="008C574C"/>
    <w:rsid w:val="008C5CC7"/>
    <w:rsid w:val="008C63E4"/>
    <w:rsid w:val="008C6580"/>
    <w:rsid w:val="008C70EB"/>
    <w:rsid w:val="008C7728"/>
    <w:rsid w:val="008D06FF"/>
    <w:rsid w:val="008D075B"/>
    <w:rsid w:val="008D09B4"/>
    <w:rsid w:val="008D0BAC"/>
    <w:rsid w:val="008D1DF2"/>
    <w:rsid w:val="008D2B67"/>
    <w:rsid w:val="008D3C78"/>
    <w:rsid w:val="008D415F"/>
    <w:rsid w:val="008D4208"/>
    <w:rsid w:val="008D42B0"/>
    <w:rsid w:val="008D54F6"/>
    <w:rsid w:val="008D6D58"/>
    <w:rsid w:val="008D73AF"/>
    <w:rsid w:val="008E073D"/>
    <w:rsid w:val="008E08A7"/>
    <w:rsid w:val="008E0B39"/>
    <w:rsid w:val="008E0F67"/>
    <w:rsid w:val="008E1B40"/>
    <w:rsid w:val="008E1F2C"/>
    <w:rsid w:val="008E235A"/>
    <w:rsid w:val="008E2C1D"/>
    <w:rsid w:val="008E301A"/>
    <w:rsid w:val="008E3DC5"/>
    <w:rsid w:val="008E43D3"/>
    <w:rsid w:val="008E440E"/>
    <w:rsid w:val="008E4A35"/>
    <w:rsid w:val="008E4DF8"/>
    <w:rsid w:val="008E52F4"/>
    <w:rsid w:val="008E57B4"/>
    <w:rsid w:val="008E5C5C"/>
    <w:rsid w:val="008E5E70"/>
    <w:rsid w:val="008E5FE7"/>
    <w:rsid w:val="008E70CD"/>
    <w:rsid w:val="008E79BF"/>
    <w:rsid w:val="008E7E45"/>
    <w:rsid w:val="008F0089"/>
    <w:rsid w:val="008F0185"/>
    <w:rsid w:val="008F0DC5"/>
    <w:rsid w:val="008F104E"/>
    <w:rsid w:val="008F22B9"/>
    <w:rsid w:val="008F230D"/>
    <w:rsid w:val="008F255E"/>
    <w:rsid w:val="008F2648"/>
    <w:rsid w:val="008F2FB9"/>
    <w:rsid w:val="008F3336"/>
    <w:rsid w:val="008F40C4"/>
    <w:rsid w:val="008F425E"/>
    <w:rsid w:val="008F450A"/>
    <w:rsid w:val="008F4B8A"/>
    <w:rsid w:val="008F4F53"/>
    <w:rsid w:val="008F63D6"/>
    <w:rsid w:val="008F6E80"/>
    <w:rsid w:val="008F72C5"/>
    <w:rsid w:val="008F73C7"/>
    <w:rsid w:val="008F7757"/>
    <w:rsid w:val="008F78C3"/>
    <w:rsid w:val="008F7A41"/>
    <w:rsid w:val="009000AB"/>
    <w:rsid w:val="009001DA"/>
    <w:rsid w:val="00900681"/>
    <w:rsid w:val="00900781"/>
    <w:rsid w:val="00900EB9"/>
    <w:rsid w:val="0090117E"/>
    <w:rsid w:val="009013D1"/>
    <w:rsid w:val="0090195A"/>
    <w:rsid w:val="0090235D"/>
    <w:rsid w:val="009029A6"/>
    <w:rsid w:val="00903754"/>
    <w:rsid w:val="00903E6A"/>
    <w:rsid w:val="00903F96"/>
    <w:rsid w:val="00904D4A"/>
    <w:rsid w:val="00904EF8"/>
    <w:rsid w:val="00904FE2"/>
    <w:rsid w:val="0090521F"/>
    <w:rsid w:val="00905290"/>
    <w:rsid w:val="00905C5C"/>
    <w:rsid w:val="00906332"/>
    <w:rsid w:val="0090644B"/>
    <w:rsid w:val="0090763D"/>
    <w:rsid w:val="009078F1"/>
    <w:rsid w:val="00907A71"/>
    <w:rsid w:val="00907EEC"/>
    <w:rsid w:val="00907FDB"/>
    <w:rsid w:val="009110B2"/>
    <w:rsid w:val="009112EF"/>
    <w:rsid w:val="00911419"/>
    <w:rsid w:val="009114CD"/>
    <w:rsid w:val="00911503"/>
    <w:rsid w:val="0091166E"/>
    <w:rsid w:val="00911C4C"/>
    <w:rsid w:val="00911D44"/>
    <w:rsid w:val="00911E0B"/>
    <w:rsid w:val="00912277"/>
    <w:rsid w:val="0091326A"/>
    <w:rsid w:val="0091340C"/>
    <w:rsid w:val="0091362C"/>
    <w:rsid w:val="00913A23"/>
    <w:rsid w:val="00913D59"/>
    <w:rsid w:val="00914208"/>
    <w:rsid w:val="00914214"/>
    <w:rsid w:val="00914805"/>
    <w:rsid w:val="00914A39"/>
    <w:rsid w:val="00914CDD"/>
    <w:rsid w:val="00915005"/>
    <w:rsid w:val="009150DF"/>
    <w:rsid w:val="009157B3"/>
    <w:rsid w:val="00915D11"/>
    <w:rsid w:val="00916548"/>
    <w:rsid w:val="00916A12"/>
    <w:rsid w:val="00916E40"/>
    <w:rsid w:val="00917064"/>
    <w:rsid w:val="009172A4"/>
    <w:rsid w:val="00917494"/>
    <w:rsid w:val="009201CC"/>
    <w:rsid w:val="009206A4"/>
    <w:rsid w:val="00921908"/>
    <w:rsid w:val="00922002"/>
    <w:rsid w:val="00922464"/>
    <w:rsid w:val="0092408B"/>
    <w:rsid w:val="00924322"/>
    <w:rsid w:val="009247DA"/>
    <w:rsid w:val="0092597E"/>
    <w:rsid w:val="009260E9"/>
    <w:rsid w:val="0093049F"/>
    <w:rsid w:val="009305D2"/>
    <w:rsid w:val="00930666"/>
    <w:rsid w:val="009311D7"/>
    <w:rsid w:val="0093126A"/>
    <w:rsid w:val="00931BBB"/>
    <w:rsid w:val="0093272F"/>
    <w:rsid w:val="009332D1"/>
    <w:rsid w:val="00933B6C"/>
    <w:rsid w:val="00934401"/>
    <w:rsid w:val="0093483D"/>
    <w:rsid w:val="0093510F"/>
    <w:rsid w:val="009351F5"/>
    <w:rsid w:val="00935A5B"/>
    <w:rsid w:val="00935F36"/>
    <w:rsid w:val="00935F77"/>
    <w:rsid w:val="009362A2"/>
    <w:rsid w:val="009367C4"/>
    <w:rsid w:val="009371F7"/>
    <w:rsid w:val="009373D3"/>
    <w:rsid w:val="0094018B"/>
    <w:rsid w:val="00940827"/>
    <w:rsid w:val="00940C4B"/>
    <w:rsid w:val="00940C60"/>
    <w:rsid w:val="0094149B"/>
    <w:rsid w:val="009415FA"/>
    <w:rsid w:val="00941B7C"/>
    <w:rsid w:val="00942D2F"/>
    <w:rsid w:val="00943450"/>
    <w:rsid w:val="009435C5"/>
    <w:rsid w:val="00943AB3"/>
    <w:rsid w:val="00943AD8"/>
    <w:rsid w:val="00943EE1"/>
    <w:rsid w:val="00944272"/>
    <w:rsid w:val="00944822"/>
    <w:rsid w:val="0094485F"/>
    <w:rsid w:val="00944A7F"/>
    <w:rsid w:val="00944E95"/>
    <w:rsid w:val="00944EB6"/>
    <w:rsid w:val="0094525F"/>
    <w:rsid w:val="009465DF"/>
    <w:rsid w:val="00946EB6"/>
    <w:rsid w:val="0094705A"/>
    <w:rsid w:val="00947D1E"/>
    <w:rsid w:val="009505D3"/>
    <w:rsid w:val="009508D1"/>
    <w:rsid w:val="00950D4C"/>
    <w:rsid w:val="00950F17"/>
    <w:rsid w:val="00951960"/>
    <w:rsid w:val="00951AE0"/>
    <w:rsid w:val="00952A68"/>
    <w:rsid w:val="00952B78"/>
    <w:rsid w:val="00952F71"/>
    <w:rsid w:val="00953582"/>
    <w:rsid w:val="00953A55"/>
    <w:rsid w:val="0095427E"/>
    <w:rsid w:val="0095454A"/>
    <w:rsid w:val="009545AB"/>
    <w:rsid w:val="00954876"/>
    <w:rsid w:val="00954D5B"/>
    <w:rsid w:val="00955520"/>
    <w:rsid w:val="009559CB"/>
    <w:rsid w:val="00955A58"/>
    <w:rsid w:val="00955BA5"/>
    <w:rsid w:val="009560A3"/>
    <w:rsid w:val="00957CCC"/>
    <w:rsid w:val="00960298"/>
    <w:rsid w:val="00960382"/>
    <w:rsid w:val="0096105D"/>
    <w:rsid w:val="0096125D"/>
    <w:rsid w:val="0096134B"/>
    <w:rsid w:val="00961E94"/>
    <w:rsid w:val="0096243B"/>
    <w:rsid w:val="00962ABA"/>
    <w:rsid w:val="0096321F"/>
    <w:rsid w:val="00963878"/>
    <w:rsid w:val="00963B76"/>
    <w:rsid w:val="00963D10"/>
    <w:rsid w:val="00964CAA"/>
    <w:rsid w:val="00965228"/>
    <w:rsid w:val="00965976"/>
    <w:rsid w:val="00965CC7"/>
    <w:rsid w:val="009665B0"/>
    <w:rsid w:val="00966AB6"/>
    <w:rsid w:val="00966C25"/>
    <w:rsid w:val="00966E68"/>
    <w:rsid w:val="00966EDB"/>
    <w:rsid w:val="009678C6"/>
    <w:rsid w:val="00967A8B"/>
    <w:rsid w:val="00967DD9"/>
    <w:rsid w:val="00967EBF"/>
    <w:rsid w:val="0097006D"/>
    <w:rsid w:val="00970A73"/>
    <w:rsid w:val="00970ECD"/>
    <w:rsid w:val="00971792"/>
    <w:rsid w:val="00971A7B"/>
    <w:rsid w:val="009733A7"/>
    <w:rsid w:val="009739F1"/>
    <w:rsid w:val="00975BFD"/>
    <w:rsid w:val="009763A2"/>
    <w:rsid w:val="00976D22"/>
    <w:rsid w:val="009772B0"/>
    <w:rsid w:val="0098001D"/>
    <w:rsid w:val="009804BD"/>
    <w:rsid w:val="00980F0A"/>
    <w:rsid w:val="00981AAE"/>
    <w:rsid w:val="009820E9"/>
    <w:rsid w:val="009831D6"/>
    <w:rsid w:val="00983D36"/>
    <w:rsid w:val="009842BE"/>
    <w:rsid w:val="00984493"/>
    <w:rsid w:val="00984F8C"/>
    <w:rsid w:val="00986152"/>
    <w:rsid w:val="00986297"/>
    <w:rsid w:val="00986E0F"/>
    <w:rsid w:val="00987C1A"/>
    <w:rsid w:val="00990C63"/>
    <w:rsid w:val="009912B2"/>
    <w:rsid w:val="009916B4"/>
    <w:rsid w:val="00991ECA"/>
    <w:rsid w:val="00992053"/>
    <w:rsid w:val="009924E5"/>
    <w:rsid w:val="0099294A"/>
    <w:rsid w:val="00992C99"/>
    <w:rsid w:val="00992DEA"/>
    <w:rsid w:val="00993076"/>
    <w:rsid w:val="009938EF"/>
    <w:rsid w:val="00993ACE"/>
    <w:rsid w:val="00993E1A"/>
    <w:rsid w:val="00995A9B"/>
    <w:rsid w:val="009965B5"/>
    <w:rsid w:val="009970B8"/>
    <w:rsid w:val="0099757B"/>
    <w:rsid w:val="009975BD"/>
    <w:rsid w:val="00997FD3"/>
    <w:rsid w:val="009A1192"/>
    <w:rsid w:val="009A127A"/>
    <w:rsid w:val="009A1B10"/>
    <w:rsid w:val="009A1D44"/>
    <w:rsid w:val="009A2493"/>
    <w:rsid w:val="009A26CC"/>
    <w:rsid w:val="009A2891"/>
    <w:rsid w:val="009A2AC0"/>
    <w:rsid w:val="009A2F8C"/>
    <w:rsid w:val="009A3B4E"/>
    <w:rsid w:val="009A42C9"/>
    <w:rsid w:val="009A4CBD"/>
    <w:rsid w:val="009A4D55"/>
    <w:rsid w:val="009A5330"/>
    <w:rsid w:val="009A593F"/>
    <w:rsid w:val="009A6A99"/>
    <w:rsid w:val="009B03A9"/>
    <w:rsid w:val="009B0C4C"/>
    <w:rsid w:val="009B0E9F"/>
    <w:rsid w:val="009B0FCB"/>
    <w:rsid w:val="009B1698"/>
    <w:rsid w:val="009B1AEF"/>
    <w:rsid w:val="009B2170"/>
    <w:rsid w:val="009B2DA7"/>
    <w:rsid w:val="009B3185"/>
    <w:rsid w:val="009B428C"/>
    <w:rsid w:val="009B5661"/>
    <w:rsid w:val="009B6B98"/>
    <w:rsid w:val="009B6D89"/>
    <w:rsid w:val="009B7241"/>
    <w:rsid w:val="009B72CB"/>
    <w:rsid w:val="009B72E5"/>
    <w:rsid w:val="009C1AB2"/>
    <w:rsid w:val="009C1DA1"/>
    <w:rsid w:val="009C2094"/>
    <w:rsid w:val="009C21CE"/>
    <w:rsid w:val="009C2AE7"/>
    <w:rsid w:val="009C382C"/>
    <w:rsid w:val="009C3D3D"/>
    <w:rsid w:val="009C3ECA"/>
    <w:rsid w:val="009C3FBE"/>
    <w:rsid w:val="009C4786"/>
    <w:rsid w:val="009C489B"/>
    <w:rsid w:val="009C5875"/>
    <w:rsid w:val="009C5F00"/>
    <w:rsid w:val="009C695F"/>
    <w:rsid w:val="009C69F4"/>
    <w:rsid w:val="009C7177"/>
    <w:rsid w:val="009C721B"/>
    <w:rsid w:val="009C7AFB"/>
    <w:rsid w:val="009C7BDB"/>
    <w:rsid w:val="009D03BF"/>
    <w:rsid w:val="009D07FB"/>
    <w:rsid w:val="009D0F1E"/>
    <w:rsid w:val="009D142E"/>
    <w:rsid w:val="009D1452"/>
    <w:rsid w:val="009D1E4A"/>
    <w:rsid w:val="009D3DFC"/>
    <w:rsid w:val="009D4383"/>
    <w:rsid w:val="009D43D8"/>
    <w:rsid w:val="009D43DF"/>
    <w:rsid w:val="009D47EA"/>
    <w:rsid w:val="009D500B"/>
    <w:rsid w:val="009D50EC"/>
    <w:rsid w:val="009D5CF3"/>
    <w:rsid w:val="009D6041"/>
    <w:rsid w:val="009D66BE"/>
    <w:rsid w:val="009D6F1D"/>
    <w:rsid w:val="009D7884"/>
    <w:rsid w:val="009D7A83"/>
    <w:rsid w:val="009D7AD7"/>
    <w:rsid w:val="009D7B6C"/>
    <w:rsid w:val="009E0F7A"/>
    <w:rsid w:val="009E19BF"/>
    <w:rsid w:val="009E1CA6"/>
    <w:rsid w:val="009E2616"/>
    <w:rsid w:val="009E2CF1"/>
    <w:rsid w:val="009E2E39"/>
    <w:rsid w:val="009E3683"/>
    <w:rsid w:val="009E3FFD"/>
    <w:rsid w:val="009E4240"/>
    <w:rsid w:val="009E438F"/>
    <w:rsid w:val="009E4F24"/>
    <w:rsid w:val="009E520A"/>
    <w:rsid w:val="009E5CFE"/>
    <w:rsid w:val="009E5DF8"/>
    <w:rsid w:val="009E6055"/>
    <w:rsid w:val="009E6BBA"/>
    <w:rsid w:val="009E7164"/>
    <w:rsid w:val="009E75E7"/>
    <w:rsid w:val="009E7C11"/>
    <w:rsid w:val="009E7E9E"/>
    <w:rsid w:val="009F1CAA"/>
    <w:rsid w:val="009F2B58"/>
    <w:rsid w:val="009F2F83"/>
    <w:rsid w:val="009F2FE1"/>
    <w:rsid w:val="009F3EF3"/>
    <w:rsid w:val="009F4020"/>
    <w:rsid w:val="009F4480"/>
    <w:rsid w:val="009F49B9"/>
    <w:rsid w:val="009F6A65"/>
    <w:rsid w:val="009F6C17"/>
    <w:rsid w:val="009F6D20"/>
    <w:rsid w:val="009F747E"/>
    <w:rsid w:val="009F770A"/>
    <w:rsid w:val="00A00011"/>
    <w:rsid w:val="00A010D6"/>
    <w:rsid w:val="00A0115B"/>
    <w:rsid w:val="00A01F83"/>
    <w:rsid w:val="00A0287E"/>
    <w:rsid w:val="00A02C09"/>
    <w:rsid w:val="00A0377A"/>
    <w:rsid w:val="00A03E7E"/>
    <w:rsid w:val="00A04007"/>
    <w:rsid w:val="00A040EE"/>
    <w:rsid w:val="00A04877"/>
    <w:rsid w:val="00A056CB"/>
    <w:rsid w:val="00A06414"/>
    <w:rsid w:val="00A0644B"/>
    <w:rsid w:val="00A0664C"/>
    <w:rsid w:val="00A06D27"/>
    <w:rsid w:val="00A07B13"/>
    <w:rsid w:val="00A07C44"/>
    <w:rsid w:val="00A1059B"/>
    <w:rsid w:val="00A1093A"/>
    <w:rsid w:val="00A11F49"/>
    <w:rsid w:val="00A12578"/>
    <w:rsid w:val="00A12B6B"/>
    <w:rsid w:val="00A12D51"/>
    <w:rsid w:val="00A12DC8"/>
    <w:rsid w:val="00A141DF"/>
    <w:rsid w:val="00A147FC"/>
    <w:rsid w:val="00A14B36"/>
    <w:rsid w:val="00A15075"/>
    <w:rsid w:val="00A15131"/>
    <w:rsid w:val="00A158E9"/>
    <w:rsid w:val="00A15C58"/>
    <w:rsid w:val="00A16A95"/>
    <w:rsid w:val="00A16D13"/>
    <w:rsid w:val="00A171E5"/>
    <w:rsid w:val="00A171EC"/>
    <w:rsid w:val="00A1780B"/>
    <w:rsid w:val="00A17FFC"/>
    <w:rsid w:val="00A2002D"/>
    <w:rsid w:val="00A2093C"/>
    <w:rsid w:val="00A22308"/>
    <w:rsid w:val="00A22559"/>
    <w:rsid w:val="00A225D5"/>
    <w:rsid w:val="00A2279B"/>
    <w:rsid w:val="00A22F3D"/>
    <w:rsid w:val="00A2323C"/>
    <w:rsid w:val="00A232D2"/>
    <w:rsid w:val="00A237B8"/>
    <w:rsid w:val="00A23A16"/>
    <w:rsid w:val="00A251F6"/>
    <w:rsid w:val="00A26421"/>
    <w:rsid w:val="00A264E6"/>
    <w:rsid w:val="00A26C6B"/>
    <w:rsid w:val="00A26EBE"/>
    <w:rsid w:val="00A27E8F"/>
    <w:rsid w:val="00A30509"/>
    <w:rsid w:val="00A306F0"/>
    <w:rsid w:val="00A30BE2"/>
    <w:rsid w:val="00A3187C"/>
    <w:rsid w:val="00A31A86"/>
    <w:rsid w:val="00A31D4F"/>
    <w:rsid w:val="00A321D3"/>
    <w:rsid w:val="00A3223C"/>
    <w:rsid w:val="00A32F17"/>
    <w:rsid w:val="00A337BC"/>
    <w:rsid w:val="00A343C9"/>
    <w:rsid w:val="00A35445"/>
    <w:rsid w:val="00A3581C"/>
    <w:rsid w:val="00A35CCA"/>
    <w:rsid w:val="00A3633A"/>
    <w:rsid w:val="00A36418"/>
    <w:rsid w:val="00A36613"/>
    <w:rsid w:val="00A36930"/>
    <w:rsid w:val="00A36E89"/>
    <w:rsid w:val="00A37026"/>
    <w:rsid w:val="00A37754"/>
    <w:rsid w:val="00A37DDD"/>
    <w:rsid w:val="00A4060E"/>
    <w:rsid w:val="00A40960"/>
    <w:rsid w:val="00A40A69"/>
    <w:rsid w:val="00A40B5E"/>
    <w:rsid w:val="00A412B1"/>
    <w:rsid w:val="00A41BBB"/>
    <w:rsid w:val="00A425D6"/>
    <w:rsid w:val="00A428A3"/>
    <w:rsid w:val="00A42AE3"/>
    <w:rsid w:val="00A4372B"/>
    <w:rsid w:val="00A443F4"/>
    <w:rsid w:val="00A443FB"/>
    <w:rsid w:val="00A44EE0"/>
    <w:rsid w:val="00A459D5"/>
    <w:rsid w:val="00A461A1"/>
    <w:rsid w:val="00A46BFB"/>
    <w:rsid w:val="00A46C2D"/>
    <w:rsid w:val="00A50A2D"/>
    <w:rsid w:val="00A50FF7"/>
    <w:rsid w:val="00A5102B"/>
    <w:rsid w:val="00A51609"/>
    <w:rsid w:val="00A51901"/>
    <w:rsid w:val="00A51E9A"/>
    <w:rsid w:val="00A52154"/>
    <w:rsid w:val="00A52766"/>
    <w:rsid w:val="00A52D42"/>
    <w:rsid w:val="00A54D9E"/>
    <w:rsid w:val="00A5552E"/>
    <w:rsid w:val="00A56427"/>
    <w:rsid w:val="00A5772B"/>
    <w:rsid w:val="00A60AF2"/>
    <w:rsid w:val="00A60F68"/>
    <w:rsid w:val="00A61872"/>
    <w:rsid w:val="00A6193F"/>
    <w:rsid w:val="00A61AA8"/>
    <w:rsid w:val="00A62922"/>
    <w:rsid w:val="00A64465"/>
    <w:rsid w:val="00A64692"/>
    <w:rsid w:val="00A6488B"/>
    <w:rsid w:val="00A65182"/>
    <w:rsid w:val="00A6592D"/>
    <w:rsid w:val="00A65B7B"/>
    <w:rsid w:val="00A65CFD"/>
    <w:rsid w:val="00A65FE3"/>
    <w:rsid w:val="00A662E4"/>
    <w:rsid w:val="00A6654A"/>
    <w:rsid w:val="00A672B1"/>
    <w:rsid w:val="00A6757B"/>
    <w:rsid w:val="00A7001F"/>
    <w:rsid w:val="00A7081A"/>
    <w:rsid w:val="00A70A94"/>
    <w:rsid w:val="00A70AAF"/>
    <w:rsid w:val="00A70C86"/>
    <w:rsid w:val="00A70C9E"/>
    <w:rsid w:val="00A71283"/>
    <w:rsid w:val="00A71998"/>
    <w:rsid w:val="00A71BD2"/>
    <w:rsid w:val="00A71EFF"/>
    <w:rsid w:val="00A72192"/>
    <w:rsid w:val="00A73685"/>
    <w:rsid w:val="00A736B7"/>
    <w:rsid w:val="00A73A27"/>
    <w:rsid w:val="00A73CBB"/>
    <w:rsid w:val="00A746C1"/>
    <w:rsid w:val="00A74CB9"/>
    <w:rsid w:val="00A75008"/>
    <w:rsid w:val="00A75492"/>
    <w:rsid w:val="00A759AD"/>
    <w:rsid w:val="00A75BAE"/>
    <w:rsid w:val="00A76003"/>
    <w:rsid w:val="00A768F4"/>
    <w:rsid w:val="00A773F0"/>
    <w:rsid w:val="00A7762A"/>
    <w:rsid w:val="00A77757"/>
    <w:rsid w:val="00A7784C"/>
    <w:rsid w:val="00A77B0E"/>
    <w:rsid w:val="00A8098B"/>
    <w:rsid w:val="00A80F6D"/>
    <w:rsid w:val="00A8162C"/>
    <w:rsid w:val="00A81845"/>
    <w:rsid w:val="00A81863"/>
    <w:rsid w:val="00A81CBC"/>
    <w:rsid w:val="00A82413"/>
    <w:rsid w:val="00A82B73"/>
    <w:rsid w:val="00A843A3"/>
    <w:rsid w:val="00A8468C"/>
    <w:rsid w:val="00A84DE4"/>
    <w:rsid w:val="00A85123"/>
    <w:rsid w:val="00A854DC"/>
    <w:rsid w:val="00A855DA"/>
    <w:rsid w:val="00A86532"/>
    <w:rsid w:val="00A8670E"/>
    <w:rsid w:val="00A87004"/>
    <w:rsid w:val="00A876DA"/>
    <w:rsid w:val="00A87C7C"/>
    <w:rsid w:val="00A90847"/>
    <w:rsid w:val="00A90950"/>
    <w:rsid w:val="00A90A5D"/>
    <w:rsid w:val="00A91B91"/>
    <w:rsid w:val="00A91D19"/>
    <w:rsid w:val="00A923E0"/>
    <w:rsid w:val="00A92BB1"/>
    <w:rsid w:val="00A92F93"/>
    <w:rsid w:val="00A93445"/>
    <w:rsid w:val="00A94B5B"/>
    <w:rsid w:val="00A95897"/>
    <w:rsid w:val="00A95B1E"/>
    <w:rsid w:val="00A9689B"/>
    <w:rsid w:val="00A96E66"/>
    <w:rsid w:val="00A97476"/>
    <w:rsid w:val="00A975FD"/>
    <w:rsid w:val="00A97AC0"/>
    <w:rsid w:val="00AA0379"/>
    <w:rsid w:val="00AA0504"/>
    <w:rsid w:val="00AA127E"/>
    <w:rsid w:val="00AA1839"/>
    <w:rsid w:val="00AA1C54"/>
    <w:rsid w:val="00AA29E9"/>
    <w:rsid w:val="00AA2F42"/>
    <w:rsid w:val="00AA3BBB"/>
    <w:rsid w:val="00AA4131"/>
    <w:rsid w:val="00AA4835"/>
    <w:rsid w:val="00AA488D"/>
    <w:rsid w:val="00AA4C9B"/>
    <w:rsid w:val="00AA4F88"/>
    <w:rsid w:val="00AA5B85"/>
    <w:rsid w:val="00AA5DFE"/>
    <w:rsid w:val="00AA5E97"/>
    <w:rsid w:val="00AA61A5"/>
    <w:rsid w:val="00AA6BB2"/>
    <w:rsid w:val="00AA6FA5"/>
    <w:rsid w:val="00AA7B0B"/>
    <w:rsid w:val="00AA7C57"/>
    <w:rsid w:val="00AB0828"/>
    <w:rsid w:val="00AB0E41"/>
    <w:rsid w:val="00AB11C8"/>
    <w:rsid w:val="00AB123D"/>
    <w:rsid w:val="00AB14E6"/>
    <w:rsid w:val="00AB1C5F"/>
    <w:rsid w:val="00AB1DD8"/>
    <w:rsid w:val="00AB2379"/>
    <w:rsid w:val="00AB2C76"/>
    <w:rsid w:val="00AB32F3"/>
    <w:rsid w:val="00AB41AA"/>
    <w:rsid w:val="00AB4408"/>
    <w:rsid w:val="00AB4B9C"/>
    <w:rsid w:val="00AB520F"/>
    <w:rsid w:val="00AB5533"/>
    <w:rsid w:val="00AB55C0"/>
    <w:rsid w:val="00AB579E"/>
    <w:rsid w:val="00AB6D15"/>
    <w:rsid w:val="00AB701E"/>
    <w:rsid w:val="00AB7301"/>
    <w:rsid w:val="00AC111A"/>
    <w:rsid w:val="00AC1517"/>
    <w:rsid w:val="00AC18CD"/>
    <w:rsid w:val="00AC1D3D"/>
    <w:rsid w:val="00AC209E"/>
    <w:rsid w:val="00AC2555"/>
    <w:rsid w:val="00AC267E"/>
    <w:rsid w:val="00AC28B0"/>
    <w:rsid w:val="00AC29CA"/>
    <w:rsid w:val="00AC2E02"/>
    <w:rsid w:val="00AC341A"/>
    <w:rsid w:val="00AC3E20"/>
    <w:rsid w:val="00AC4032"/>
    <w:rsid w:val="00AC498D"/>
    <w:rsid w:val="00AC4D96"/>
    <w:rsid w:val="00AC51BC"/>
    <w:rsid w:val="00AC5967"/>
    <w:rsid w:val="00AC5CBA"/>
    <w:rsid w:val="00AC5F7A"/>
    <w:rsid w:val="00AC6286"/>
    <w:rsid w:val="00AC651D"/>
    <w:rsid w:val="00AC6B94"/>
    <w:rsid w:val="00AC7244"/>
    <w:rsid w:val="00AC78B4"/>
    <w:rsid w:val="00AD08D5"/>
    <w:rsid w:val="00AD0A07"/>
    <w:rsid w:val="00AD0AC5"/>
    <w:rsid w:val="00AD1025"/>
    <w:rsid w:val="00AD1789"/>
    <w:rsid w:val="00AD25A5"/>
    <w:rsid w:val="00AD2D04"/>
    <w:rsid w:val="00AD35B2"/>
    <w:rsid w:val="00AD36FB"/>
    <w:rsid w:val="00AD3E5F"/>
    <w:rsid w:val="00AD40F2"/>
    <w:rsid w:val="00AD4844"/>
    <w:rsid w:val="00AD5294"/>
    <w:rsid w:val="00AD5577"/>
    <w:rsid w:val="00AD5AEF"/>
    <w:rsid w:val="00AD6712"/>
    <w:rsid w:val="00AD6E0F"/>
    <w:rsid w:val="00AD6E13"/>
    <w:rsid w:val="00AD70ED"/>
    <w:rsid w:val="00AD711C"/>
    <w:rsid w:val="00AD770E"/>
    <w:rsid w:val="00AD7E0F"/>
    <w:rsid w:val="00AE0A73"/>
    <w:rsid w:val="00AE0BBA"/>
    <w:rsid w:val="00AE0C54"/>
    <w:rsid w:val="00AE0EB6"/>
    <w:rsid w:val="00AE1C81"/>
    <w:rsid w:val="00AE23E9"/>
    <w:rsid w:val="00AE262D"/>
    <w:rsid w:val="00AE27FA"/>
    <w:rsid w:val="00AE327E"/>
    <w:rsid w:val="00AE349A"/>
    <w:rsid w:val="00AE4625"/>
    <w:rsid w:val="00AE4BA1"/>
    <w:rsid w:val="00AE5160"/>
    <w:rsid w:val="00AE55E4"/>
    <w:rsid w:val="00AE5685"/>
    <w:rsid w:val="00AE5D9B"/>
    <w:rsid w:val="00AE67EA"/>
    <w:rsid w:val="00AE7952"/>
    <w:rsid w:val="00AE7AB4"/>
    <w:rsid w:val="00AF00EF"/>
    <w:rsid w:val="00AF1901"/>
    <w:rsid w:val="00AF3057"/>
    <w:rsid w:val="00AF3256"/>
    <w:rsid w:val="00AF3265"/>
    <w:rsid w:val="00AF349C"/>
    <w:rsid w:val="00AF4153"/>
    <w:rsid w:val="00AF467A"/>
    <w:rsid w:val="00AF4AFD"/>
    <w:rsid w:val="00AF4FE9"/>
    <w:rsid w:val="00AF6F7F"/>
    <w:rsid w:val="00AF7043"/>
    <w:rsid w:val="00AF7277"/>
    <w:rsid w:val="00AF736B"/>
    <w:rsid w:val="00AF7D28"/>
    <w:rsid w:val="00AF7F1C"/>
    <w:rsid w:val="00B008C4"/>
    <w:rsid w:val="00B00DF5"/>
    <w:rsid w:val="00B011FB"/>
    <w:rsid w:val="00B01266"/>
    <w:rsid w:val="00B01AC1"/>
    <w:rsid w:val="00B030F9"/>
    <w:rsid w:val="00B03305"/>
    <w:rsid w:val="00B04BD5"/>
    <w:rsid w:val="00B05EE3"/>
    <w:rsid w:val="00B06311"/>
    <w:rsid w:val="00B07437"/>
    <w:rsid w:val="00B0758D"/>
    <w:rsid w:val="00B075E0"/>
    <w:rsid w:val="00B1038E"/>
    <w:rsid w:val="00B1140C"/>
    <w:rsid w:val="00B11978"/>
    <w:rsid w:val="00B11B2F"/>
    <w:rsid w:val="00B12928"/>
    <w:rsid w:val="00B12B0A"/>
    <w:rsid w:val="00B12BA6"/>
    <w:rsid w:val="00B12D62"/>
    <w:rsid w:val="00B13062"/>
    <w:rsid w:val="00B1344D"/>
    <w:rsid w:val="00B13473"/>
    <w:rsid w:val="00B14456"/>
    <w:rsid w:val="00B15B11"/>
    <w:rsid w:val="00B1606F"/>
    <w:rsid w:val="00B1611B"/>
    <w:rsid w:val="00B16188"/>
    <w:rsid w:val="00B16575"/>
    <w:rsid w:val="00B16908"/>
    <w:rsid w:val="00B1698F"/>
    <w:rsid w:val="00B16D51"/>
    <w:rsid w:val="00B16EB0"/>
    <w:rsid w:val="00B16F50"/>
    <w:rsid w:val="00B17246"/>
    <w:rsid w:val="00B173AE"/>
    <w:rsid w:val="00B200B7"/>
    <w:rsid w:val="00B20450"/>
    <w:rsid w:val="00B206B1"/>
    <w:rsid w:val="00B2180D"/>
    <w:rsid w:val="00B218A2"/>
    <w:rsid w:val="00B218D0"/>
    <w:rsid w:val="00B21E96"/>
    <w:rsid w:val="00B23193"/>
    <w:rsid w:val="00B23ACC"/>
    <w:rsid w:val="00B25671"/>
    <w:rsid w:val="00B25A60"/>
    <w:rsid w:val="00B25CCA"/>
    <w:rsid w:val="00B262DC"/>
    <w:rsid w:val="00B263BD"/>
    <w:rsid w:val="00B26986"/>
    <w:rsid w:val="00B2703B"/>
    <w:rsid w:val="00B2754E"/>
    <w:rsid w:val="00B27C85"/>
    <w:rsid w:val="00B27FC9"/>
    <w:rsid w:val="00B31C6A"/>
    <w:rsid w:val="00B33700"/>
    <w:rsid w:val="00B33BBB"/>
    <w:rsid w:val="00B33FB7"/>
    <w:rsid w:val="00B35865"/>
    <w:rsid w:val="00B35A08"/>
    <w:rsid w:val="00B36F14"/>
    <w:rsid w:val="00B37D47"/>
    <w:rsid w:val="00B401F2"/>
    <w:rsid w:val="00B40212"/>
    <w:rsid w:val="00B40F7B"/>
    <w:rsid w:val="00B4186C"/>
    <w:rsid w:val="00B41A2D"/>
    <w:rsid w:val="00B41C94"/>
    <w:rsid w:val="00B42287"/>
    <w:rsid w:val="00B42729"/>
    <w:rsid w:val="00B42A68"/>
    <w:rsid w:val="00B42A6C"/>
    <w:rsid w:val="00B43529"/>
    <w:rsid w:val="00B437F2"/>
    <w:rsid w:val="00B43A3A"/>
    <w:rsid w:val="00B43BA2"/>
    <w:rsid w:val="00B440C6"/>
    <w:rsid w:val="00B445A6"/>
    <w:rsid w:val="00B445AE"/>
    <w:rsid w:val="00B4472B"/>
    <w:rsid w:val="00B45BB8"/>
    <w:rsid w:val="00B466EB"/>
    <w:rsid w:val="00B46821"/>
    <w:rsid w:val="00B468DD"/>
    <w:rsid w:val="00B4770D"/>
    <w:rsid w:val="00B47811"/>
    <w:rsid w:val="00B479D2"/>
    <w:rsid w:val="00B47DE7"/>
    <w:rsid w:val="00B47EA4"/>
    <w:rsid w:val="00B50422"/>
    <w:rsid w:val="00B50BE0"/>
    <w:rsid w:val="00B50E1B"/>
    <w:rsid w:val="00B5100E"/>
    <w:rsid w:val="00B5174C"/>
    <w:rsid w:val="00B5202A"/>
    <w:rsid w:val="00B524EF"/>
    <w:rsid w:val="00B5257F"/>
    <w:rsid w:val="00B52FFB"/>
    <w:rsid w:val="00B53046"/>
    <w:rsid w:val="00B5315F"/>
    <w:rsid w:val="00B5374C"/>
    <w:rsid w:val="00B53957"/>
    <w:rsid w:val="00B53DDC"/>
    <w:rsid w:val="00B54126"/>
    <w:rsid w:val="00B54362"/>
    <w:rsid w:val="00B54528"/>
    <w:rsid w:val="00B54DCA"/>
    <w:rsid w:val="00B553A7"/>
    <w:rsid w:val="00B554D7"/>
    <w:rsid w:val="00B5732F"/>
    <w:rsid w:val="00B579B8"/>
    <w:rsid w:val="00B60546"/>
    <w:rsid w:val="00B6066A"/>
    <w:rsid w:val="00B609B7"/>
    <w:rsid w:val="00B611C6"/>
    <w:rsid w:val="00B6126A"/>
    <w:rsid w:val="00B62303"/>
    <w:rsid w:val="00B6231D"/>
    <w:rsid w:val="00B626C3"/>
    <w:rsid w:val="00B6360F"/>
    <w:rsid w:val="00B63A46"/>
    <w:rsid w:val="00B6473B"/>
    <w:rsid w:val="00B64744"/>
    <w:rsid w:val="00B647F1"/>
    <w:rsid w:val="00B64D60"/>
    <w:rsid w:val="00B65177"/>
    <w:rsid w:val="00B654EB"/>
    <w:rsid w:val="00B65ACC"/>
    <w:rsid w:val="00B65AFD"/>
    <w:rsid w:val="00B65BA8"/>
    <w:rsid w:val="00B66BCE"/>
    <w:rsid w:val="00B66D9B"/>
    <w:rsid w:val="00B6755E"/>
    <w:rsid w:val="00B67B5A"/>
    <w:rsid w:val="00B67E17"/>
    <w:rsid w:val="00B7004F"/>
    <w:rsid w:val="00B708B1"/>
    <w:rsid w:val="00B70D4A"/>
    <w:rsid w:val="00B7108C"/>
    <w:rsid w:val="00B71596"/>
    <w:rsid w:val="00B71D43"/>
    <w:rsid w:val="00B72216"/>
    <w:rsid w:val="00B723A4"/>
    <w:rsid w:val="00B72D83"/>
    <w:rsid w:val="00B7320B"/>
    <w:rsid w:val="00B73C59"/>
    <w:rsid w:val="00B753C4"/>
    <w:rsid w:val="00B7542F"/>
    <w:rsid w:val="00B75892"/>
    <w:rsid w:val="00B7607B"/>
    <w:rsid w:val="00B76608"/>
    <w:rsid w:val="00B768DB"/>
    <w:rsid w:val="00B7753C"/>
    <w:rsid w:val="00B775FF"/>
    <w:rsid w:val="00B77E7F"/>
    <w:rsid w:val="00B80A7F"/>
    <w:rsid w:val="00B81654"/>
    <w:rsid w:val="00B819AA"/>
    <w:rsid w:val="00B81B7E"/>
    <w:rsid w:val="00B823E3"/>
    <w:rsid w:val="00B82C39"/>
    <w:rsid w:val="00B8310C"/>
    <w:rsid w:val="00B8356D"/>
    <w:rsid w:val="00B836A7"/>
    <w:rsid w:val="00B837C7"/>
    <w:rsid w:val="00B841ED"/>
    <w:rsid w:val="00B848AE"/>
    <w:rsid w:val="00B84B21"/>
    <w:rsid w:val="00B85092"/>
    <w:rsid w:val="00B8659F"/>
    <w:rsid w:val="00B869DD"/>
    <w:rsid w:val="00B9065C"/>
    <w:rsid w:val="00B91A75"/>
    <w:rsid w:val="00B92B4B"/>
    <w:rsid w:val="00B92C60"/>
    <w:rsid w:val="00B93A88"/>
    <w:rsid w:val="00B94453"/>
    <w:rsid w:val="00B95B34"/>
    <w:rsid w:val="00B95C96"/>
    <w:rsid w:val="00B96EB4"/>
    <w:rsid w:val="00B96ECF"/>
    <w:rsid w:val="00B96F1D"/>
    <w:rsid w:val="00B97AC9"/>
    <w:rsid w:val="00B97FC0"/>
    <w:rsid w:val="00BA10B9"/>
    <w:rsid w:val="00BA1283"/>
    <w:rsid w:val="00BA1EE9"/>
    <w:rsid w:val="00BA2394"/>
    <w:rsid w:val="00BA2C7B"/>
    <w:rsid w:val="00BA30C2"/>
    <w:rsid w:val="00BA310C"/>
    <w:rsid w:val="00BA3F49"/>
    <w:rsid w:val="00BA4411"/>
    <w:rsid w:val="00BA446C"/>
    <w:rsid w:val="00BA5130"/>
    <w:rsid w:val="00BA54B5"/>
    <w:rsid w:val="00BA584E"/>
    <w:rsid w:val="00BA5EEB"/>
    <w:rsid w:val="00BA7230"/>
    <w:rsid w:val="00BA7766"/>
    <w:rsid w:val="00BA7DB8"/>
    <w:rsid w:val="00BB0BA6"/>
    <w:rsid w:val="00BB1353"/>
    <w:rsid w:val="00BB19CF"/>
    <w:rsid w:val="00BB1DF0"/>
    <w:rsid w:val="00BB348B"/>
    <w:rsid w:val="00BB498A"/>
    <w:rsid w:val="00BB540A"/>
    <w:rsid w:val="00BB59AF"/>
    <w:rsid w:val="00BB607D"/>
    <w:rsid w:val="00BB73CB"/>
    <w:rsid w:val="00BB78AE"/>
    <w:rsid w:val="00BC03DF"/>
    <w:rsid w:val="00BC09D8"/>
    <w:rsid w:val="00BC12F8"/>
    <w:rsid w:val="00BC20F1"/>
    <w:rsid w:val="00BC258E"/>
    <w:rsid w:val="00BC3055"/>
    <w:rsid w:val="00BC3BB5"/>
    <w:rsid w:val="00BC3E6E"/>
    <w:rsid w:val="00BC3EA3"/>
    <w:rsid w:val="00BC4AB1"/>
    <w:rsid w:val="00BC59A1"/>
    <w:rsid w:val="00BC64EB"/>
    <w:rsid w:val="00BC72FA"/>
    <w:rsid w:val="00BC75AD"/>
    <w:rsid w:val="00BD2687"/>
    <w:rsid w:val="00BD26F6"/>
    <w:rsid w:val="00BD278E"/>
    <w:rsid w:val="00BD3213"/>
    <w:rsid w:val="00BD34C7"/>
    <w:rsid w:val="00BD3625"/>
    <w:rsid w:val="00BD364D"/>
    <w:rsid w:val="00BD3FA1"/>
    <w:rsid w:val="00BD434F"/>
    <w:rsid w:val="00BD5636"/>
    <w:rsid w:val="00BD5E5E"/>
    <w:rsid w:val="00BD5F6E"/>
    <w:rsid w:val="00BD6335"/>
    <w:rsid w:val="00BD6581"/>
    <w:rsid w:val="00BD6758"/>
    <w:rsid w:val="00BD6B27"/>
    <w:rsid w:val="00BD7449"/>
    <w:rsid w:val="00BE0A85"/>
    <w:rsid w:val="00BE0ACF"/>
    <w:rsid w:val="00BE1229"/>
    <w:rsid w:val="00BE13F6"/>
    <w:rsid w:val="00BE2084"/>
    <w:rsid w:val="00BE2174"/>
    <w:rsid w:val="00BE2B4E"/>
    <w:rsid w:val="00BE2EFB"/>
    <w:rsid w:val="00BE331F"/>
    <w:rsid w:val="00BE3962"/>
    <w:rsid w:val="00BE3B5A"/>
    <w:rsid w:val="00BE3BA5"/>
    <w:rsid w:val="00BE3C01"/>
    <w:rsid w:val="00BE43D8"/>
    <w:rsid w:val="00BE4617"/>
    <w:rsid w:val="00BE46DE"/>
    <w:rsid w:val="00BE48EA"/>
    <w:rsid w:val="00BE6FCA"/>
    <w:rsid w:val="00BE7220"/>
    <w:rsid w:val="00BE7221"/>
    <w:rsid w:val="00BE73EE"/>
    <w:rsid w:val="00BE74FD"/>
    <w:rsid w:val="00BF00C2"/>
    <w:rsid w:val="00BF0391"/>
    <w:rsid w:val="00BF162C"/>
    <w:rsid w:val="00BF168A"/>
    <w:rsid w:val="00BF1C67"/>
    <w:rsid w:val="00BF1F99"/>
    <w:rsid w:val="00BF28DA"/>
    <w:rsid w:val="00BF3234"/>
    <w:rsid w:val="00BF32AC"/>
    <w:rsid w:val="00BF339E"/>
    <w:rsid w:val="00BF3763"/>
    <w:rsid w:val="00BF3A17"/>
    <w:rsid w:val="00BF4026"/>
    <w:rsid w:val="00BF4903"/>
    <w:rsid w:val="00BF4AAD"/>
    <w:rsid w:val="00BF4BA7"/>
    <w:rsid w:val="00BF511F"/>
    <w:rsid w:val="00BF5406"/>
    <w:rsid w:val="00BF545A"/>
    <w:rsid w:val="00BF5F4D"/>
    <w:rsid w:val="00BF6309"/>
    <w:rsid w:val="00BF708F"/>
    <w:rsid w:val="00BF72BD"/>
    <w:rsid w:val="00BF7E20"/>
    <w:rsid w:val="00BF7E5E"/>
    <w:rsid w:val="00C0041D"/>
    <w:rsid w:val="00C00552"/>
    <w:rsid w:val="00C0100D"/>
    <w:rsid w:val="00C0193C"/>
    <w:rsid w:val="00C01BB3"/>
    <w:rsid w:val="00C03297"/>
    <w:rsid w:val="00C0388E"/>
    <w:rsid w:val="00C03D9E"/>
    <w:rsid w:val="00C03E92"/>
    <w:rsid w:val="00C06251"/>
    <w:rsid w:val="00C069E2"/>
    <w:rsid w:val="00C06D4D"/>
    <w:rsid w:val="00C07F6A"/>
    <w:rsid w:val="00C10AF5"/>
    <w:rsid w:val="00C10B63"/>
    <w:rsid w:val="00C11A7C"/>
    <w:rsid w:val="00C11B4D"/>
    <w:rsid w:val="00C1279C"/>
    <w:rsid w:val="00C12DFB"/>
    <w:rsid w:val="00C12F44"/>
    <w:rsid w:val="00C135CA"/>
    <w:rsid w:val="00C136CD"/>
    <w:rsid w:val="00C1383C"/>
    <w:rsid w:val="00C14FF7"/>
    <w:rsid w:val="00C151D2"/>
    <w:rsid w:val="00C157C1"/>
    <w:rsid w:val="00C17036"/>
    <w:rsid w:val="00C172F0"/>
    <w:rsid w:val="00C20B8A"/>
    <w:rsid w:val="00C20E22"/>
    <w:rsid w:val="00C22024"/>
    <w:rsid w:val="00C226AA"/>
    <w:rsid w:val="00C22EC3"/>
    <w:rsid w:val="00C23458"/>
    <w:rsid w:val="00C238B9"/>
    <w:rsid w:val="00C23DF1"/>
    <w:rsid w:val="00C24F7B"/>
    <w:rsid w:val="00C25014"/>
    <w:rsid w:val="00C253CD"/>
    <w:rsid w:val="00C2581B"/>
    <w:rsid w:val="00C262FA"/>
    <w:rsid w:val="00C273C1"/>
    <w:rsid w:val="00C27D89"/>
    <w:rsid w:val="00C30338"/>
    <w:rsid w:val="00C30516"/>
    <w:rsid w:val="00C31E44"/>
    <w:rsid w:val="00C323F7"/>
    <w:rsid w:val="00C32783"/>
    <w:rsid w:val="00C33D2C"/>
    <w:rsid w:val="00C3411A"/>
    <w:rsid w:val="00C350EA"/>
    <w:rsid w:val="00C350EF"/>
    <w:rsid w:val="00C35812"/>
    <w:rsid w:val="00C35E86"/>
    <w:rsid w:val="00C36902"/>
    <w:rsid w:val="00C36E92"/>
    <w:rsid w:val="00C37BB4"/>
    <w:rsid w:val="00C37E0B"/>
    <w:rsid w:val="00C37F5B"/>
    <w:rsid w:val="00C41E64"/>
    <w:rsid w:val="00C42197"/>
    <w:rsid w:val="00C42624"/>
    <w:rsid w:val="00C426AC"/>
    <w:rsid w:val="00C427EB"/>
    <w:rsid w:val="00C4292F"/>
    <w:rsid w:val="00C4295C"/>
    <w:rsid w:val="00C43406"/>
    <w:rsid w:val="00C43534"/>
    <w:rsid w:val="00C44E76"/>
    <w:rsid w:val="00C44F80"/>
    <w:rsid w:val="00C45245"/>
    <w:rsid w:val="00C4541C"/>
    <w:rsid w:val="00C45786"/>
    <w:rsid w:val="00C467E3"/>
    <w:rsid w:val="00C46B8A"/>
    <w:rsid w:val="00C47054"/>
    <w:rsid w:val="00C50365"/>
    <w:rsid w:val="00C51911"/>
    <w:rsid w:val="00C53D2C"/>
    <w:rsid w:val="00C5446F"/>
    <w:rsid w:val="00C54476"/>
    <w:rsid w:val="00C545F1"/>
    <w:rsid w:val="00C54629"/>
    <w:rsid w:val="00C5560D"/>
    <w:rsid w:val="00C556CE"/>
    <w:rsid w:val="00C55A13"/>
    <w:rsid w:val="00C55CE5"/>
    <w:rsid w:val="00C562F2"/>
    <w:rsid w:val="00C56EE4"/>
    <w:rsid w:val="00C57B19"/>
    <w:rsid w:val="00C6058C"/>
    <w:rsid w:val="00C60AC8"/>
    <w:rsid w:val="00C617A7"/>
    <w:rsid w:val="00C61949"/>
    <w:rsid w:val="00C6231B"/>
    <w:rsid w:val="00C62AB5"/>
    <w:rsid w:val="00C62B4B"/>
    <w:rsid w:val="00C630F2"/>
    <w:rsid w:val="00C6328C"/>
    <w:rsid w:val="00C6348E"/>
    <w:rsid w:val="00C6375C"/>
    <w:rsid w:val="00C63795"/>
    <w:rsid w:val="00C65141"/>
    <w:rsid w:val="00C65E79"/>
    <w:rsid w:val="00C6607C"/>
    <w:rsid w:val="00C66C54"/>
    <w:rsid w:val="00C66C60"/>
    <w:rsid w:val="00C66F29"/>
    <w:rsid w:val="00C673BA"/>
    <w:rsid w:val="00C67830"/>
    <w:rsid w:val="00C67C79"/>
    <w:rsid w:val="00C700FB"/>
    <w:rsid w:val="00C71168"/>
    <w:rsid w:val="00C71175"/>
    <w:rsid w:val="00C71201"/>
    <w:rsid w:val="00C7125B"/>
    <w:rsid w:val="00C71B72"/>
    <w:rsid w:val="00C720C3"/>
    <w:rsid w:val="00C72199"/>
    <w:rsid w:val="00C722A2"/>
    <w:rsid w:val="00C724B9"/>
    <w:rsid w:val="00C7262D"/>
    <w:rsid w:val="00C72B37"/>
    <w:rsid w:val="00C72C0A"/>
    <w:rsid w:val="00C735B7"/>
    <w:rsid w:val="00C73FD6"/>
    <w:rsid w:val="00C74198"/>
    <w:rsid w:val="00C7443B"/>
    <w:rsid w:val="00C74FBF"/>
    <w:rsid w:val="00C74FDA"/>
    <w:rsid w:val="00C750DA"/>
    <w:rsid w:val="00C75354"/>
    <w:rsid w:val="00C75CBB"/>
    <w:rsid w:val="00C75CDE"/>
    <w:rsid w:val="00C767D2"/>
    <w:rsid w:val="00C7695C"/>
    <w:rsid w:val="00C771E4"/>
    <w:rsid w:val="00C774DC"/>
    <w:rsid w:val="00C774EF"/>
    <w:rsid w:val="00C77712"/>
    <w:rsid w:val="00C77865"/>
    <w:rsid w:val="00C80514"/>
    <w:rsid w:val="00C80785"/>
    <w:rsid w:val="00C80D66"/>
    <w:rsid w:val="00C80D87"/>
    <w:rsid w:val="00C814D0"/>
    <w:rsid w:val="00C81A51"/>
    <w:rsid w:val="00C82ACF"/>
    <w:rsid w:val="00C8360C"/>
    <w:rsid w:val="00C8366A"/>
    <w:rsid w:val="00C83D3B"/>
    <w:rsid w:val="00C842DE"/>
    <w:rsid w:val="00C846A8"/>
    <w:rsid w:val="00C84980"/>
    <w:rsid w:val="00C84B54"/>
    <w:rsid w:val="00C84B5A"/>
    <w:rsid w:val="00C84E08"/>
    <w:rsid w:val="00C85EE2"/>
    <w:rsid w:val="00C8704D"/>
    <w:rsid w:val="00C8759B"/>
    <w:rsid w:val="00C87864"/>
    <w:rsid w:val="00C87879"/>
    <w:rsid w:val="00C901EE"/>
    <w:rsid w:val="00C90528"/>
    <w:rsid w:val="00C9096D"/>
    <w:rsid w:val="00C90E3F"/>
    <w:rsid w:val="00C91132"/>
    <w:rsid w:val="00C918C2"/>
    <w:rsid w:val="00C92909"/>
    <w:rsid w:val="00C9339E"/>
    <w:rsid w:val="00C93620"/>
    <w:rsid w:val="00C94082"/>
    <w:rsid w:val="00C9508A"/>
    <w:rsid w:val="00C95224"/>
    <w:rsid w:val="00C952B8"/>
    <w:rsid w:val="00C95885"/>
    <w:rsid w:val="00C958E9"/>
    <w:rsid w:val="00C95AEE"/>
    <w:rsid w:val="00C962ED"/>
    <w:rsid w:val="00C96E0C"/>
    <w:rsid w:val="00C973C9"/>
    <w:rsid w:val="00C975FD"/>
    <w:rsid w:val="00C97DE9"/>
    <w:rsid w:val="00CA0251"/>
    <w:rsid w:val="00CA06D8"/>
    <w:rsid w:val="00CA0854"/>
    <w:rsid w:val="00CA209F"/>
    <w:rsid w:val="00CA281D"/>
    <w:rsid w:val="00CA3BE7"/>
    <w:rsid w:val="00CA3D54"/>
    <w:rsid w:val="00CA5953"/>
    <w:rsid w:val="00CA5D48"/>
    <w:rsid w:val="00CA5DC5"/>
    <w:rsid w:val="00CA5E7C"/>
    <w:rsid w:val="00CA66FE"/>
    <w:rsid w:val="00CA6C3C"/>
    <w:rsid w:val="00CA7993"/>
    <w:rsid w:val="00CB023A"/>
    <w:rsid w:val="00CB0528"/>
    <w:rsid w:val="00CB1A97"/>
    <w:rsid w:val="00CB245D"/>
    <w:rsid w:val="00CB3E1E"/>
    <w:rsid w:val="00CB4790"/>
    <w:rsid w:val="00CB52FC"/>
    <w:rsid w:val="00CB6CB6"/>
    <w:rsid w:val="00CB7266"/>
    <w:rsid w:val="00CC005F"/>
    <w:rsid w:val="00CC0A80"/>
    <w:rsid w:val="00CC27C9"/>
    <w:rsid w:val="00CC2941"/>
    <w:rsid w:val="00CC317D"/>
    <w:rsid w:val="00CC33C6"/>
    <w:rsid w:val="00CC405A"/>
    <w:rsid w:val="00CC47F5"/>
    <w:rsid w:val="00CC494D"/>
    <w:rsid w:val="00CC4AD6"/>
    <w:rsid w:val="00CC4B4D"/>
    <w:rsid w:val="00CC5000"/>
    <w:rsid w:val="00CC5714"/>
    <w:rsid w:val="00CC57D7"/>
    <w:rsid w:val="00CC5FAA"/>
    <w:rsid w:val="00CC626D"/>
    <w:rsid w:val="00CC691E"/>
    <w:rsid w:val="00CC69CF"/>
    <w:rsid w:val="00CC6AFE"/>
    <w:rsid w:val="00CC6B46"/>
    <w:rsid w:val="00CC6C24"/>
    <w:rsid w:val="00CC6D52"/>
    <w:rsid w:val="00CC7178"/>
    <w:rsid w:val="00CC7328"/>
    <w:rsid w:val="00CC7404"/>
    <w:rsid w:val="00CC7DF5"/>
    <w:rsid w:val="00CD02C9"/>
    <w:rsid w:val="00CD04F0"/>
    <w:rsid w:val="00CD0BC4"/>
    <w:rsid w:val="00CD1204"/>
    <w:rsid w:val="00CD15A1"/>
    <w:rsid w:val="00CD187C"/>
    <w:rsid w:val="00CD1C2B"/>
    <w:rsid w:val="00CD1D49"/>
    <w:rsid w:val="00CD2784"/>
    <w:rsid w:val="00CD2E74"/>
    <w:rsid w:val="00CD2F61"/>
    <w:rsid w:val="00CD35D2"/>
    <w:rsid w:val="00CD38E7"/>
    <w:rsid w:val="00CD3A3E"/>
    <w:rsid w:val="00CD4153"/>
    <w:rsid w:val="00CD43E9"/>
    <w:rsid w:val="00CD492D"/>
    <w:rsid w:val="00CD4B57"/>
    <w:rsid w:val="00CD4CC2"/>
    <w:rsid w:val="00CD536D"/>
    <w:rsid w:val="00CD53D1"/>
    <w:rsid w:val="00CD551C"/>
    <w:rsid w:val="00CD7B71"/>
    <w:rsid w:val="00CD7ED4"/>
    <w:rsid w:val="00CE0D2C"/>
    <w:rsid w:val="00CE0DF0"/>
    <w:rsid w:val="00CE1477"/>
    <w:rsid w:val="00CE1A88"/>
    <w:rsid w:val="00CE1D2E"/>
    <w:rsid w:val="00CE2198"/>
    <w:rsid w:val="00CE293E"/>
    <w:rsid w:val="00CE2B95"/>
    <w:rsid w:val="00CE3660"/>
    <w:rsid w:val="00CE3ADB"/>
    <w:rsid w:val="00CE3DEE"/>
    <w:rsid w:val="00CE40F1"/>
    <w:rsid w:val="00CE4CC4"/>
    <w:rsid w:val="00CE5275"/>
    <w:rsid w:val="00CE52CC"/>
    <w:rsid w:val="00CE5549"/>
    <w:rsid w:val="00CE5CDF"/>
    <w:rsid w:val="00CE5DD6"/>
    <w:rsid w:val="00CE60B7"/>
    <w:rsid w:val="00CE69FC"/>
    <w:rsid w:val="00CE6D96"/>
    <w:rsid w:val="00CE7D91"/>
    <w:rsid w:val="00CF06E2"/>
    <w:rsid w:val="00CF1097"/>
    <w:rsid w:val="00CF1C68"/>
    <w:rsid w:val="00CF2B82"/>
    <w:rsid w:val="00CF3A9B"/>
    <w:rsid w:val="00CF3F1F"/>
    <w:rsid w:val="00CF4915"/>
    <w:rsid w:val="00CF4CD0"/>
    <w:rsid w:val="00CF4E88"/>
    <w:rsid w:val="00CF5234"/>
    <w:rsid w:val="00CF5CCD"/>
    <w:rsid w:val="00CF6AEE"/>
    <w:rsid w:val="00CF704A"/>
    <w:rsid w:val="00CF7363"/>
    <w:rsid w:val="00CF742F"/>
    <w:rsid w:val="00CF781A"/>
    <w:rsid w:val="00CF7F09"/>
    <w:rsid w:val="00D00698"/>
    <w:rsid w:val="00D0078E"/>
    <w:rsid w:val="00D00B9F"/>
    <w:rsid w:val="00D00C67"/>
    <w:rsid w:val="00D0151C"/>
    <w:rsid w:val="00D02002"/>
    <w:rsid w:val="00D02A08"/>
    <w:rsid w:val="00D02A2E"/>
    <w:rsid w:val="00D02B3A"/>
    <w:rsid w:val="00D02E28"/>
    <w:rsid w:val="00D03039"/>
    <w:rsid w:val="00D03229"/>
    <w:rsid w:val="00D03232"/>
    <w:rsid w:val="00D0380D"/>
    <w:rsid w:val="00D041DD"/>
    <w:rsid w:val="00D0455F"/>
    <w:rsid w:val="00D04D5A"/>
    <w:rsid w:val="00D04E8E"/>
    <w:rsid w:val="00D054D5"/>
    <w:rsid w:val="00D05A0C"/>
    <w:rsid w:val="00D05D3A"/>
    <w:rsid w:val="00D065FB"/>
    <w:rsid w:val="00D06B78"/>
    <w:rsid w:val="00D076E4"/>
    <w:rsid w:val="00D10747"/>
    <w:rsid w:val="00D111E0"/>
    <w:rsid w:val="00D11243"/>
    <w:rsid w:val="00D1191A"/>
    <w:rsid w:val="00D1265B"/>
    <w:rsid w:val="00D129FC"/>
    <w:rsid w:val="00D133BA"/>
    <w:rsid w:val="00D1351D"/>
    <w:rsid w:val="00D136DE"/>
    <w:rsid w:val="00D13984"/>
    <w:rsid w:val="00D13AC1"/>
    <w:rsid w:val="00D13F41"/>
    <w:rsid w:val="00D147CA"/>
    <w:rsid w:val="00D15BFB"/>
    <w:rsid w:val="00D15C5A"/>
    <w:rsid w:val="00D15C74"/>
    <w:rsid w:val="00D1609D"/>
    <w:rsid w:val="00D16231"/>
    <w:rsid w:val="00D16CA9"/>
    <w:rsid w:val="00D16F6D"/>
    <w:rsid w:val="00D17149"/>
    <w:rsid w:val="00D17311"/>
    <w:rsid w:val="00D1788F"/>
    <w:rsid w:val="00D20011"/>
    <w:rsid w:val="00D2113D"/>
    <w:rsid w:val="00D21752"/>
    <w:rsid w:val="00D217DD"/>
    <w:rsid w:val="00D218E9"/>
    <w:rsid w:val="00D21F8D"/>
    <w:rsid w:val="00D21F90"/>
    <w:rsid w:val="00D2213D"/>
    <w:rsid w:val="00D225C5"/>
    <w:rsid w:val="00D22A47"/>
    <w:rsid w:val="00D23D08"/>
    <w:rsid w:val="00D23F29"/>
    <w:rsid w:val="00D245D9"/>
    <w:rsid w:val="00D24B0B"/>
    <w:rsid w:val="00D25009"/>
    <w:rsid w:val="00D25315"/>
    <w:rsid w:val="00D2575B"/>
    <w:rsid w:val="00D26087"/>
    <w:rsid w:val="00D261FC"/>
    <w:rsid w:val="00D2675F"/>
    <w:rsid w:val="00D26CC4"/>
    <w:rsid w:val="00D27047"/>
    <w:rsid w:val="00D27210"/>
    <w:rsid w:val="00D278E5"/>
    <w:rsid w:val="00D27A80"/>
    <w:rsid w:val="00D27BC4"/>
    <w:rsid w:val="00D30597"/>
    <w:rsid w:val="00D31437"/>
    <w:rsid w:val="00D31CDB"/>
    <w:rsid w:val="00D31D35"/>
    <w:rsid w:val="00D31F34"/>
    <w:rsid w:val="00D323E4"/>
    <w:rsid w:val="00D32573"/>
    <w:rsid w:val="00D32908"/>
    <w:rsid w:val="00D32ADB"/>
    <w:rsid w:val="00D32FFF"/>
    <w:rsid w:val="00D33630"/>
    <w:rsid w:val="00D3371B"/>
    <w:rsid w:val="00D34961"/>
    <w:rsid w:val="00D352A4"/>
    <w:rsid w:val="00D35F96"/>
    <w:rsid w:val="00D36DB9"/>
    <w:rsid w:val="00D36E03"/>
    <w:rsid w:val="00D36F89"/>
    <w:rsid w:val="00D37298"/>
    <w:rsid w:val="00D372B8"/>
    <w:rsid w:val="00D37601"/>
    <w:rsid w:val="00D37AEF"/>
    <w:rsid w:val="00D40057"/>
    <w:rsid w:val="00D403BF"/>
    <w:rsid w:val="00D40918"/>
    <w:rsid w:val="00D40BC0"/>
    <w:rsid w:val="00D41130"/>
    <w:rsid w:val="00D415A3"/>
    <w:rsid w:val="00D435D5"/>
    <w:rsid w:val="00D43A02"/>
    <w:rsid w:val="00D444CF"/>
    <w:rsid w:val="00D450C4"/>
    <w:rsid w:val="00D452FD"/>
    <w:rsid w:val="00D4636D"/>
    <w:rsid w:val="00D46ACA"/>
    <w:rsid w:val="00D46BA9"/>
    <w:rsid w:val="00D46FB6"/>
    <w:rsid w:val="00D47010"/>
    <w:rsid w:val="00D471EC"/>
    <w:rsid w:val="00D474B2"/>
    <w:rsid w:val="00D4763E"/>
    <w:rsid w:val="00D478A7"/>
    <w:rsid w:val="00D502A9"/>
    <w:rsid w:val="00D502CB"/>
    <w:rsid w:val="00D508B7"/>
    <w:rsid w:val="00D50EED"/>
    <w:rsid w:val="00D51302"/>
    <w:rsid w:val="00D514B8"/>
    <w:rsid w:val="00D515F4"/>
    <w:rsid w:val="00D51B62"/>
    <w:rsid w:val="00D52247"/>
    <w:rsid w:val="00D52298"/>
    <w:rsid w:val="00D52A9A"/>
    <w:rsid w:val="00D53F84"/>
    <w:rsid w:val="00D548F5"/>
    <w:rsid w:val="00D55608"/>
    <w:rsid w:val="00D5596D"/>
    <w:rsid w:val="00D55ADE"/>
    <w:rsid w:val="00D56547"/>
    <w:rsid w:val="00D56BB1"/>
    <w:rsid w:val="00D56E37"/>
    <w:rsid w:val="00D5749A"/>
    <w:rsid w:val="00D578DF"/>
    <w:rsid w:val="00D57BDD"/>
    <w:rsid w:val="00D60133"/>
    <w:rsid w:val="00D6100F"/>
    <w:rsid w:val="00D62C48"/>
    <w:rsid w:val="00D62E00"/>
    <w:rsid w:val="00D636DC"/>
    <w:rsid w:val="00D639DC"/>
    <w:rsid w:val="00D64042"/>
    <w:rsid w:val="00D6416E"/>
    <w:rsid w:val="00D646DB"/>
    <w:rsid w:val="00D64AB5"/>
    <w:rsid w:val="00D64FBA"/>
    <w:rsid w:val="00D657DD"/>
    <w:rsid w:val="00D66FFE"/>
    <w:rsid w:val="00D672F5"/>
    <w:rsid w:val="00D67611"/>
    <w:rsid w:val="00D67D4E"/>
    <w:rsid w:val="00D67F55"/>
    <w:rsid w:val="00D70C47"/>
    <w:rsid w:val="00D712F9"/>
    <w:rsid w:val="00D7186B"/>
    <w:rsid w:val="00D71C3B"/>
    <w:rsid w:val="00D71D58"/>
    <w:rsid w:val="00D72098"/>
    <w:rsid w:val="00D72397"/>
    <w:rsid w:val="00D72D1C"/>
    <w:rsid w:val="00D730D1"/>
    <w:rsid w:val="00D7332A"/>
    <w:rsid w:val="00D73A8C"/>
    <w:rsid w:val="00D73C61"/>
    <w:rsid w:val="00D73DED"/>
    <w:rsid w:val="00D7449A"/>
    <w:rsid w:val="00D74BD2"/>
    <w:rsid w:val="00D75EC2"/>
    <w:rsid w:val="00D7637A"/>
    <w:rsid w:val="00D76A6A"/>
    <w:rsid w:val="00D76CFF"/>
    <w:rsid w:val="00D77438"/>
    <w:rsid w:val="00D77646"/>
    <w:rsid w:val="00D77D3F"/>
    <w:rsid w:val="00D77F26"/>
    <w:rsid w:val="00D8065C"/>
    <w:rsid w:val="00D80EE7"/>
    <w:rsid w:val="00D81930"/>
    <w:rsid w:val="00D81AE6"/>
    <w:rsid w:val="00D822B1"/>
    <w:rsid w:val="00D82438"/>
    <w:rsid w:val="00D8258E"/>
    <w:rsid w:val="00D829C5"/>
    <w:rsid w:val="00D846BF"/>
    <w:rsid w:val="00D84CEE"/>
    <w:rsid w:val="00D84DF9"/>
    <w:rsid w:val="00D855FC"/>
    <w:rsid w:val="00D85E98"/>
    <w:rsid w:val="00D868CC"/>
    <w:rsid w:val="00D868CF"/>
    <w:rsid w:val="00D86A33"/>
    <w:rsid w:val="00D86D0D"/>
    <w:rsid w:val="00D86E30"/>
    <w:rsid w:val="00D870A6"/>
    <w:rsid w:val="00D87BCE"/>
    <w:rsid w:val="00D90D87"/>
    <w:rsid w:val="00D90E61"/>
    <w:rsid w:val="00D90F62"/>
    <w:rsid w:val="00D91C7D"/>
    <w:rsid w:val="00D91FCB"/>
    <w:rsid w:val="00D920CF"/>
    <w:rsid w:val="00D921A4"/>
    <w:rsid w:val="00D930D8"/>
    <w:rsid w:val="00D938F6"/>
    <w:rsid w:val="00D942E9"/>
    <w:rsid w:val="00D945B4"/>
    <w:rsid w:val="00D946A8"/>
    <w:rsid w:val="00D9491D"/>
    <w:rsid w:val="00D94C93"/>
    <w:rsid w:val="00D9503D"/>
    <w:rsid w:val="00D95581"/>
    <w:rsid w:val="00D95C28"/>
    <w:rsid w:val="00D961A4"/>
    <w:rsid w:val="00D96643"/>
    <w:rsid w:val="00D96B01"/>
    <w:rsid w:val="00D96B4B"/>
    <w:rsid w:val="00D96DD1"/>
    <w:rsid w:val="00D972BA"/>
    <w:rsid w:val="00DA009A"/>
    <w:rsid w:val="00DA0478"/>
    <w:rsid w:val="00DA0A26"/>
    <w:rsid w:val="00DA240F"/>
    <w:rsid w:val="00DA27A5"/>
    <w:rsid w:val="00DA27B3"/>
    <w:rsid w:val="00DA2CA2"/>
    <w:rsid w:val="00DA2D0C"/>
    <w:rsid w:val="00DA425F"/>
    <w:rsid w:val="00DA42C5"/>
    <w:rsid w:val="00DA4683"/>
    <w:rsid w:val="00DA5341"/>
    <w:rsid w:val="00DA54EF"/>
    <w:rsid w:val="00DA5972"/>
    <w:rsid w:val="00DA66AA"/>
    <w:rsid w:val="00DA6940"/>
    <w:rsid w:val="00DA6FE0"/>
    <w:rsid w:val="00DB02E4"/>
    <w:rsid w:val="00DB06ED"/>
    <w:rsid w:val="00DB0765"/>
    <w:rsid w:val="00DB0C29"/>
    <w:rsid w:val="00DB0C81"/>
    <w:rsid w:val="00DB176B"/>
    <w:rsid w:val="00DB1CEE"/>
    <w:rsid w:val="00DB1DFA"/>
    <w:rsid w:val="00DB3403"/>
    <w:rsid w:val="00DB346A"/>
    <w:rsid w:val="00DB36C4"/>
    <w:rsid w:val="00DB39CE"/>
    <w:rsid w:val="00DB42B3"/>
    <w:rsid w:val="00DB4B4E"/>
    <w:rsid w:val="00DB5145"/>
    <w:rsid w:val="00DB5CEB"/>
    <w:rsid w:val="00DB6726"/>
    <w:rsid w:val="00DB67D3"/>
    <w:rsid w:val="00DB6841"/>
    <w:rsid w:val="00DB6ACC"/>
    <w:rsid w:val="00DB7178"/>
    <w:rsid w:val="00DB71D7"/>
    <w:rsid w:val="00DB77B9"/>
    <w:rsid w:val="00DB7A99"/>
    <w:rsid w:val="00DC09AC"/>
    <w:rsid w:val="00DC0BBB"/>
    <w:rsid w:val="00DC116C"/>
    <w:rsid w:val="00DC1630"/>
    <w:rsid w:val="00DC1EAE"/>
    <w:rsid w:val="00DC1FCA"/>
    <w:rsid w:val="00DC2511"/>
    <w:rsid w:val="00DC2859"/>
    <w:rsid w:val="00DC2B5E"/>
    <w:rsid w:val="00DC2C2D"/>
    <w:rsid w:val="00DC3407"/>
    <w:rsid w:val="00DC3577"/>
    <w:rsid w:val="00DC377B"/>
    <w:rsid w:val="00DC39F6"/>
    <w:rsid w:val="00DC3B0C"/>
    <w:rsid w:val="00DC41C4"/>
    <w:rsid w:val="00DC434E"/>
    <w:rsid w:val="00DC49A3"/>
    <w:rsid w:val="00DC49B1"/>
    <w:rsid w:val="00DC521C"/>
    <w:rsid w:val="00DC528E"/>
    <w:rsid w:val="00DC528F"/>
    <w:rsid w:val="00DC5BA0"/>
    <w:rsid w:val="00DC5C7B"/>
    <w:rsid w:val="00DC60AB"/>
    <w:rsid w:val="00DC7772"/>
    <w:rsid w:val="00DC7776"/>
    <w:rsid w:val="00DD01AA"/>
    <w:rsid w:val="00DD08A3"/>
    <w:rsid w:val="00DD0ED2"/>
    <w:rsid w:val="00DD1113"/>
    <w:rsid w:val="00DD2075"/>
    <w:rsid w:val="00DD2BB6"/>
    <w:rsid w:val="00DD2FCA"/>
    <w:rsid w:val="00DD3B64"/>
    <w:rsid w:val="00DD402F"/>
    <w:rsid w:val="00DD47FC"/>
    <w:rsid w:val="00DD4C35"/>
    <w:rsid w:val="00DD586A"/>
    <w:rsid w:val="00DD5952"/>
    <w:rsid w:val="00DD6128"/>
    <w:rsid w:val="00DD6F97"/>
    <w:rsid w:val="00DD7A8B"/>
    <w:rsid w:val="00DD7F6F"/>
    <w:rsid w:val="00DE1013"/>
    <w:rsid w:val="00DE1537"/>
    <w:rsid w:val="00DE1C79"/>
    <w:rsid w:val="00DE2FB2"/>
    <w:rsid w:val="00DE3EFE"/>
    <w:rsid w:val="00DE40F9"/>
    <w:rsid w:val="00DE4DE7"/>
    <w:rsid w:val="00DE4F72"/>
    <w:rsid w:val="00DE4FF8"/>
    <w:rsid w:val="00DE536B"/>
    <w:rsid w:val="00DE5C29"/>
    <w:rsid w:val="00DE5D8C"/>
    <w:rsid w:val="00DE7074"/>
    <w:rsid w:val="00DE75CD"/>
    <w:rsid w:val="00DF0AED"/>
    <w:rsid w:val="00DF1738"/>
    <w:rsid w:val="00DF17C2"/>
    <w:rsid w:val="00DF18E1"/>
    <w:rsid w:val="00DF2240"/>
    <w:rsid w:val="00DF24F7"/>
    <w:rsid w:val="00DF2BFC"/>
    <w:rsid w:val="00DF324C"/>
    <w:rsid w:val="00DF3302"/>
    <w:rsid w:val="00DF3816"/>
    <w:rsid w:val="00DF39B4"/>
    <w:rsid w:val="00DF490E"/>
    <w:rsid w:val="00DF4FA2"/>
    <w:rsid w:val="00DF51FE"/>
    <w:rsid w:val="00DF5B6A"/>
    <w:rsid w:val="00DF6660"/>
    <w:rsid w:val="00DF6966"/>
    <w:rsid w:val="00DF7253"/>
    <w:rsid w:val="00DF7A96"/>
    <w:rsid w:val="00DF7AFE"/>
    <w:rsid w:val="00DF7FC4"/>
    <w:rsid w:val="00E004DA"/>
    <w:rsid w:val="00E0089A"/>
    <w:rsid w:val="00E00A74"/>
    <w:rsid w:val="00E00EE3"/>
    <w:rsid w:val="00E0114C"/>
    <w:rsid w:val="00E01656"/>
    <w:rsid w:val="00E029DC"/>
    <w:rsid w:val="00E02B85"/>
    <w:rsid w:val="00E03559"/>
    <w:rsid w:val="00E0367D"/>
    <w:rsid w:val="00E03902"/>
    <w:rsid w:val="00E0392E"/>
    <w:rsid w:val="00E0423F"/>
    <w:rsid w:val="00E052D3"/>
    <w:rsid w:val="00E060F4"/>
    <w:rsid w:val="00E061E7"/>
    <w:rsid w:val="00E065DF"/>
    <w:rsid w:val="00E0785E"/>
    <w:rsid w:val="00E07BB6"/>
    <w:rsid w:val="00E07DD2"/>
    <w:rsid w:val="00E10827"/>
    <w:rsid w:val="00E113C3"/>
    <w:rsid w:val="00E119F9"/>
    <w:rsid w:val="00E11FCB"/>
    <w:rsid w:val="00E12212"/>
    <w:rsid w:val="00E131EB"/>
    <w:rsid w:val="00E14430"/>
    <w:rsid w:val="00E14527"/>
    <w:rsid w:val="00E14780"/>
    <w:rsid w:val="00E14DB8"/>
    <w:rsid w:val="00E150A2"/>
    <w:rsid w:val="00E155B7"/>
    <w:rsid w:val="00E16623"/>
    <w:rsid w:val="00E166B8"/>
    <w:rsid w:val="00E16B37"/>
    <w:rsid w:val="00E16D07"/>
    <w:rsid w:val="00E1706D"/>
    <w:rsid w:val="00E170B8"/>
    <w:rsid w:val="00E208AE"/>
    <w:rsid w:val="00E2116F"/>
    <w:rsid w:val="00E2126E"/>
    <w:rsid w:val="00E21D42"/>
    <w:rsid w:val="00E22E49"/>
    <w:rsid w:val="00E231F3"/>
    <w:rsid w:val="00E2334B"/>
    <w:rsid w:val="00E2354F"/>
    <w:rsid w:val="00E23DCB"/>
    <w:rsid w:val="00E24DC2"/>
    <w:rsid w:val="00E2521D"/>
    <w:rsid w:val="00E252D1"/>
    <w:rsid w:val="00E25722"/>
    <w:rsid w:val="00E25F4F"/>
    <w:rsid w:val="00E26297"/>
    <w:rsid w:val="00E26E84"/>
    <w:rsid w:val="00E27CCE"/>
    <w:rsid w:val="00E27DDA"/>
    <w:rsid w:val="00E27F2E"/>
    <w:rsid w:val="00E30166"/>
    <w:rsid w:val="00E3083E"/>
    <w:rsid w:val="00E3118E"/>
    <w:rsid w:val="00E3166D"/>
    <w:rsid w:val="00E3176A"/>
    <w:rsid w:val="00E31855"/>
    <w:rsid w:val="00E3266E"/>
    <w:rsid w:val="00E32B40"/>
    <w:rsid w:val="00E32D71"/>
    <w:rsid w:val="00E336F4"/>
    <w:rsid w:val="00E33948"/>
    <w:rsid w:val="00E3520E"/>
    <w:rsid w:val="00E35235"/>
    <w:rsid w:val="00E35654"/>
    <w:rsid w:val="00E3579B"/>
    <w:rsid w:val="00E365C9"/>
    <w:rsid w:val="00E36C14"/>
    <w:rsid w:val="00E36C1E"/>
    <w:rsid w:val="00E36FFE"/>
    <w:rsid w:val="00E370BF"/>
    <w:rsid w:val="00E371DE"/>
    <w:rsid w:val="00E373EE"/>
    <w:rsid w:val="00E37847"/>
    <w:rsid w:val="00E40711"/>
    <w:rsid w:val="00E414D9"/>
    <w:rsid w:val="00E419A1"/>
    <w:rsid w:val="00E423A8"/>
    <w:rsid w:val="00E42B29"/>
    <w:rsid w:val="00E4344C"/>
    <w:rsid w:val="00E44DBE"/>
    <w:rsid w:val="00E44E14"/>
    <w:rsid w:val="00E45657"/>
    <w:rsid w:val="00E45668"/>
    <w:rsid w:val="00E45B11"/>
    <w:rsid w:val="00E45E39"/>
    <w:rsid w:val="00E45F9A"/>
    <w:rsid w:val="00E4733B"/>
    <w:rsid w:val="00E475C0"/>
    <w:rsid w:val="00E478E2"/>
    <w:rsid w:val="00E479DF"/>
    <w:rsid w:val="00E50CB4"/>
    <w:rsid w:val="00E50D93"/>
    <w:rsid w:val="00E51066"/>
    <w:rsid w:val="00E51473"/>
    <w:rsid w:val="00E51563"/>
    <w:rsid w:val="00E515DB"/>
    <w:rsid w:val="00E52217"/>
    <w:rsid w:val="00E522B3"/>
    <w:rsid w:val="00E522E6"/>
    <w:rsid w:val="00E543AC"/>
    <w:rsid w:val="00E54471"/>
    <w:rsid w:val="00E545EE"/>
    <w:rsid w:val="00E5491D"/>
    <w:rsid w:val="00E54F16"/>
    <w:rsid w:val="00E5533E"/>
    <w:rsid w:val="00E55A4C"/>
    <w:rsid w:val="00E55ABB"/>
    <w:rsid w:val="00E55C9F"/>
    <w:rsid w:val="00E56243"/>
    <w:rsid w:val="00E56AAA"/>
    <w:rsid w:val="00E5754C"/>
    <w:rsid w:val="00E57647"/>
    <w:rsid w:val="00E60435"/>
    <w:rsid w:val="00E60755"/>
    <w:rsid w:val="00E60CA0"/>
    <w:rsid w:val="00E60E7A"/>
    <w:rsid w:val="00E61E02"/>
    <w:rsid w:val="00E61FE9"/>
    <w:rsid w:val="00E62BDD"/>
    <w:rsid w:val="00E62E86"/>
    <w:rsid w:val="00E63438"/>
    <w:rsid w:val="00E640BF"/>
    <w:rsid w:val="00E64181"/>
    <w:rsid w:val="00E65FBE"/>
    <w:rsid w:val="00E66966"/>
    <w:rsid w:val="00E673A0"/>
    <w:rsid w:val="00E678D0"/>
    <w:rsid w:val="00E67CBC"/>
    <w:rsid w:val="00E67F69"/>
    <w:rsid w:val="00E70129"/>
    <w:rsid w:val="00E7054A"/>
    <w:rsid w:val="00E708D3"/>
    <w:rsid w:val="00E70E7A"/>
    <w:rsid w:val="00E71A27"/>
    <w:rsid w:val="00E71EEA"/>
    <w:rsid w:val="00E7357F"/>
    <w:rsid w:val="00E737CE"/>
    <w:rsid w:val="00E739F9"/>
    <w:rsid w:val="00E73DC5"/>
    <w:rsid w:val="00E74146"/>
    <w:rsid w:val="00E7424C"/>
    <w:rsid w:val="00E74FCD"/>
    <w:rsid w:val="00E74FDE"/>
    <w:rsid w:val="00E7651A"/>
    <w:rsid w:val="00E7651D"/>
    <w:rsid w:val="00E766BD"/>
    <w:rsid w:val="00E76928"/>
    <w:rsid w:val="00E76B57"/>
    <w:rsid w:val="00E80D81"/>
    <w:rsid w:val="00E8100C"/>
    <w:rsid w:val="00E812A2"/>
    <w:rsid w:val="00E812EA"/>
    <w:rsid w:val="00E8172E"/>
    <w:rsid w:val="00E822F5"/>
    <w:rsid w:val="00E82751"/>
    <w:rsid w:val="00E82A49"/>
    <w:rsid w:val="00E836C5"/>
    <w:rsid w:val="00E84289"/>
    <w:rsid w:val="00E844EB"/>
    <w:rsid w:val="00E847C9"/>
    <w:rsid w:val="00E84929"/>
    <w:rsid w:val="00E84AD4"/>
    <w:rsid w:val="00E8548E"/>
    <w:rsid w:val="00E85C10"/>
    <w:rsid w:val="00E85F6F"/>
    <w:rsid w:val="00E86097"/>
    <w:rsid w:val="00E86336"/>
    <w:rsid w:val="00E86E5D"/>
    <w:rsid w:val="00E8768D"/>
    <w:rsid w:val="00E87C08"/>
    <w:rsid w:val="00E87D26"/>
    <w:rsid w:val="00E90546"/>
    <w:rsid w:val="00E907B9"/>
    <w:rsid w:val="00E91140"/>
    <w:rsid w:val="00E91668"/>
    <w:rsid w:val="00E917AE"/>
    <w:rsid w:val="00E91A37"/>
    <w:rsid w:val="00E92208"/>
    <w:rsid w:val="00E923BB"/>
    <w:rsid w:val="00E92A0F"/>
    <w:rsid w:val="00E93451"/>
    <w:rsid w:val="00E93D49"/>
    <w:rsid w:val="00E93F45"/>
    <w:rsid w:val="00E9491E"/>
    <w:rsid w:val="00E9508E"/>
    <w:rsid w:val="00E953D4"/>
    <w:rsid w:val="00E95794"/>
    <w:rsid w:val="00E957AC"/>
    <w:rsid w:val="00E959F3"/>
    <w:rsid w:val="00E96532"/>
    <w:rsid w:val="00E9691A"/>
    <w:rsid w:val="00E96DAF"/>
    <w:rsid w:val="00E96F30"/>
    <w:rsid w:val="00E96FF9"/>
    <w:rsid w:val="00E97273"/>
    <w:rsid w:val="00E97A9B"/>
    <w:rsid w:val="00E97EF7"/>
    <w:rsid w:val="00EA0E3B"/>
    <w:rsid w:val="00EA1229"/>
    <w:rsid w:val="00EA1649"/>
    <w:rsid w:val="00EA1D73"/>
    <w:rsid w:val="00EA21B7"/>
    <w:rsid w:val="00EA2928"/>
    <w:rsid w:val="00EA2AB2"/>
    <w:rsid w:val="00EA37C0"/>
    <w:rsid w:val="00EA380E"/>
    <w:rsid w:val="00EA4115"/>
    <w:rsid w:val="00EA49C1"/>
    <w:rsid w:val="00EA4B66"/>
    <w:rsid w:val="00EA4D4D"/>
    <w:rsid w:val="00EA54A3"/>
    <w:rsid w:val="00EA5639"/>
    <w:rsid w:val="00EA5D91"/>
    <w:rsid w:val="00EA6113"/>
    <w:rsid w:val="00EA6907"/>
    <w:rsid w:val="00EA6B83"/>
    <w:rsid w:val="00EA7097"/>
    <w:rsid w:val="00EA70A3"/>
    <w:rsid w:val="00EA78BD"/>
    <w:rsid w:val="00EB063C"/>
    <w:rsid w:val="00EB06A9"/>
    <w:rsid w:val="00EB1894"/>
    <w:rsid w:val="00EB21AA"/>
    <w:rsid w:val="00EB3112"/>
    <w:rsid w:val="00EB342C"/>
    <w:rsid w:val="00EB38E8"/>
    <w:rsid w:val="00EB3FF6"/>
    <w:rsid w:val="00EB4029"/>
    <w:rsid w:val="00EB4E2B"/>
    <w:rsid w:val="00EB52E1"/>
    <w:rsid w:val="00EB5430"/>
    <w:rsid w:val="00EB5FBB"/>
    <w:rsid w:val="00EB60D0"/>
    <w:rsid w:val="00EB6AC0"/>
    <w:rsid w:val="00EC0C88"/>
    <w:rsid w:val="00EC19B3"/>
    <w:rsid w:val="00EC19FF"/>
    <w:rsid w:val="00EC1F67"/>
    <w:rsid w:val="00EC223C"/>
    <w:rsid w:val="00EC2AF3"/>
    <w:rsid w:val="00EC2C5D"/>
    <w:rsid w:val="00EC31E2"/>
    <w:rsid w:val="00EC38B9"/>
    <w:rsid w:val="00EC5087"/>
    <w:rsid w:val="00EC5E09"/>
    <w:rsid w:val="00EC5F02"/>
    <w:rsid w:val="00EC6F8F"/>
    <w:rsid w:val="00EC792C"/>
    <w:rsid w:val="00EC7DCC"/>
    <w:rsid w:val="00EC7DDD"/>
    <w:rsid w:val="00ED0990"/>
    <w:rsid w:val="00ED115B"/>
    <w:rsid w:val="00ED131E"/>
    <w:rsid w:val="00ED1FEA"/>
    <w:rsid w:val="00ED29B1"/>
    <w:rsid w:val="00ED2AF1"/>
    <w:rsid w:val="00ED2E3B"/>
    <w:rsid w:val="00ED376F"/>
    <w:rsid w:val="00ED3AEA"/>
    <w:rsid w:val="00ED49AB"/>
    <w:rsid w:val="00ED53B7"/>
    <w:rsid w:val="00ED548D"/>
    <w:rsid w:val="00ED54EB"/>
    <w:rsid w:val="00ED5698"/>
    <w:rsid w:val="00ED6BCE"/>
    <w:rsid w:val="00ED7C11"/>
    <w:rsid w:val="00ED7EFF"/>
    <w:rsid w:val="00EE0AD4"/>
    <w:rsid w:val="00EE0FA5"/>
    <w:rsid w:val="00EE1CA1"/>
    <w:rsid w:val="00EE1EDC"/>
    <w:rsid w:val="00EE200D"/>
    <w:rsid w:val="00EE26AB"/>
    <w:rsid w:val="00EE39DE"/>
    <w:rsid w:val="00EE4342"/>
    <w:rsid w:val="00EE4528"/>
    <w:rsid w:val="00EE4E2B"/>
    <w:rsid w:val="00EE4ED4"/>
    <w:rsid w:val="00EE50EF"/>
    <w:rsid w:val="00EE5A2A"/>
    <w:rsid w:val="00EE5A75"/>
    <w:rsid w:val="00EE5CD7"/>
    <w:rsid w:val="00EE6C3B"/>
    <w:rsid w:val="00EE7504"/>
    <w:rsid w:val="00EE7AE7"/>
    <w:rsid w:val="00EF0045"/>
    <w:rsid w:val="00EF00A1"/>
    <w:rsid w:val="00EF1660"/>
    <w:rsid w:val="00EF1B35"/>
    <w:rsid w:val="00EF2236"/>
    <w:rsid w:val="00EF30EE"/>
    <w:rsid w:val="00EF3239"/>
    <w:rsid w:val="00EF3F1D"/>
    <w:rsid w:val="00EF43F2"/>
    <w:rsid w:val="00EF44EC"/>
    <w:rsid w:val="00EF4C3C"/>
    <w:rsid w:val="00EF56B7"/>
    <w:rsid w:val="00EF5A2C"/>
    <w:rsid w:val="00EF5B0A"/>
    <w:rsid w:val="00EF5CAF"/>
    <w:rsid w:val="00EF633E"/>
    <w:rsid w:val="00EF641F"/>
    <w:rsid w:val="00EF65EB"/>
    <w:rsid w:val="00EF6A68"/>
    <w:rsid w:val="00F00B2D"/>
    <w:rsid w:val="00F01326"/>
    <w:rsid w:val="00F01698"/>
    <w:rsid w:val="00F01AFE"/>
    <w:rsid w:val="00F01D97"/>
    <w:rsid w:val="00F026BE"/>
    <w:rsid w:val="00F02AB5"/>
    <w:rsid w:val="00F033DE"/>
    <w:rsid w:val="00F03402"/>
    <w:rsid w:val="00F03CD7"/>
    <w:rsid w:val="00F04BBA"/>
    <w:rsid w:val="00F04D28"/>
    <w:rsid w:val="00F04EC0"/>
    <w:rsid w:val="00F055BB"/>
    <w:rsid w:val="00F05A5F"/>
    <w:rsid w:val="00F05B06"/>
    <w:rsid w:val="00F05EEE"/>
    <w:rsid w:val="00F064DB"/>
    <w:rsid w:val="00F07725"/>
    <w:rsid w:val="00F07D30"/>
    <w:rsid w:val="00F07EC9"/>
    <w:rsid w:val="00F106B9"/>
    <w:rsid w:val="00F1083C"/>
    <w:rsid w:val="00F10E02"/>
    <w:rsid w:val="00F10E2C"/>
    <w:rsid w:val="00F11682"/>
    <w:rsid w:val="00F118E4"/>
    <w:rsid w:val="00F131FF"/>
    <w:rsid w:val="00F13229"/>
    <w:rsid w:val="00F1333E"/>
    <w:rsid w:val="00F13A1C"/>
    <w:rsid w:val="00F13CDD"/>
    <w:rsid w:val="00F140FD"/>
    <w:rsid w:val="00F147AA"/>
    <w:rsid w:val="00F14C89"/>
    <w:rsid w:val="00F14EA1"/>
    <w:rsid w:val="00F155F1"/>
    <w:rsid w:val="00F15A5B"/>
    <w:rsid w:val="00F15B38"/>
    <w:rsid w:val="00F20170"/>
    <w:rsid w:val="00F2037E"/>
    <w:rsid w:val="00F20D18"/>
    <w:rsid w:val="00F217E9"/>
    <w:rsid w:val="00F21BB2"/>
    <w:rsid w:val="00F2257F"/>
    <w:rsid w:val="00F23E3A"/>
    <w:rsid w:val="00F243DB"/>
    <w:rsid w:val="00F248AF"/>
    <w:rsid w:val="00F24959"/>
    <w:rsid w:val="00F249A1"/>
    <w:rsid w:val="00F24D0A"/>
    <w:rsid w:val="00F2536A"/>
    <w:rsid w:val="00F25E8E"/>
    <w:rsid w:val="00F25EEC"/>
    <w:rsid w:val="00F25FB1"/>
    <w:rsid w:val="00F261E8"/>
    <w:rsid w:val="00F26208"/>
    <w:rsid w:val="00F26E20"/>
    <w:rsid w:val="00F26F46"/>
    <w:rsid w:val="00F277B8"/>
    <w:rsid w:val="00F27BC2"/>
    <w:rsid w:val="00F31320"/>
    <w:rsid w:val="00F313A4"/>
    <w:rsid w:val="00F318A7"/>
    <w:rsid w:val="00F321F2"/>
    <w:rsid w:val="00F32317"/>
    <w:rsid w:val="00F3270F"/>
    <w:rsid w:val="00F3278B"/>
    <w:rsid w:val="00F32A43"/>
    <w:rsid w:val="00F32A7B"/>
    <w:rsid w:val="00F33FAD"/>
    <w:rsid w:val="00F3403D"/>
    <w:rsid w:val="00F341B6"/>
    <w:rsid w:val="00F345EB"/>
    <w:rsid w:val="00F34DC9"/>
    <w:rsid w:val="00F3583E"/>
    <w:rsid w:val="00F3757E"/>
    <w:rsid w:val="00F37CAC"/>
    <w:rsid w:val="00F37D7E"/>
    <w:rsid w:val="00F37DCC"/>
    <w:rsid w:val="00F400F2"/>
    <w:rsid w:val="00F40D95"/>
    <w:rsid w:val="00F414A9"/>
    <w:rsid w:val="00F4189B"/>
    <w:rsid w:val="00F4196F"/>
    <w:rsid w:val="00F41F58"/>
    <w:rsid w:val="00F42E28"/>
    <w:rsid w:val="00F438E4"/>
    <w:rsid w:val="00F44262"/>
    <w:rsid w:val="00F45122"/>
    <w:rsid w:val="00F451AA"/>
    <w:rsid w:val="00F464AA"/>
    <w:rsid w:val="00F4659A"/>
    <w:rsid w:val="00F465BF"/>
    <w:rsid w:val="00F47061"/>
    <w:rsid w:val="00F47745"/>
    <w:rsid w:val="00F478B9"/>
    <w:rsid w:val="00F47F00"/>
    <w:rsid w:val="00F50E04"/>
    <w:rsid w:val="00F510EF"/>
    <w:rsid w:val="00F511BA"/>
    <w:rsid w:val="00F5142D"/>
    <w:rsid w:val="00F517A3"/>
    <w:rsid w:val="00F52EF0"/>
    <w:rsid w:val="00F5331F"/>
    <w:rsid w:val="00F53BCE"/>
    <w:rsid w:val="00F53E80"/>
    <w:rsid w:val="00F540E9"/>
    <w:rsid w:val="00F54537"/>
    <w:rsid w:val="00F54969"/>
    <w:rsid w:val="00F550D9"/>
    <w:rsid w:val="00F561FC"/>
    <w:rsid w:val="00F56D1C"/>
    <w:rsid w:val="00F56F9C"/>
    <w:rsid w:val="00F56F9D"/>
    <w:rsid w:val="00F60158"/>
    <w:rsid w:val="00F60B21"/>
    <w:rsid w:val="00F60BFD"/>
    <w:rsid w:val="00F62494"/>
    <w:rsid w:val="00F6255B"/>
    <w:rsid w:val="00F62A8C"/>
    <w:rsid w:val="00F63063"/>
    <w:rsid w:val="00F6312C"/>
    <w:rsid w:val="00F6358E"/>
    <w:rsid w:val="00F63BB6"/>
    <w:rsid w:val="00F641CA"/>
    <w:rsid w:val="00F642BA"/>
    <w:rsid w:val="00F64D5F"/>
    <w:rsid w:val="00F65081"/>
    <w:rsid w:val="00F65202"/>
    <w:rsid w:val="00F657F0"/>
    <w:rsid w:val="00F65CC6"/>
    <w:rsid w:val="00F669D8"/>
    <w:rsid w:val="00F66E6E"/>
    <w:rsid w:val="00F67677"/>
    <w:rsid w:val="00F6768E"/>
    <w:rsid w:val="00F70406"/>
    <w:rsid w:val="00F7057D"/>
    <w:rsid w:val="00F70743"/>
    <w:rsid w:val="00F70F9F"/>
    <w:rsid w:val="00F71169"/>
    <w:rsid w:val="00F7161B"/>
    <w:rsid w:val="00F716EE"/>
    <w:rsid w:val="00F722D5"/>
    <w:rsid w:val="00F72DF3"/>
    <w:rsid w:val="00F731AE"/>
    <w:rsid w:val="00F73364"/>
    <w:rsid w:val="00F7409A"/>
    <w:rsid w:val="00F74E6B"/>
    <w:rsid w:val="00F75E0D"/>
    <w:rsid w:val="00F76760"/>
    <w:rsid w:val="00F7758A"/>
    <w:rsid w:val="00F77744"/>
    <w:rsid w:val="00F777EA"/>
    <w:rsid w:val="00F77F15"/>
    <w:rsid w:val="00F803E9"/>
    <w:rsid w:val="00F80E42"/>
    <w:rsid w:val="00F82032"/>
    <w:rsid w:val="00F822C8"/>
    <w:rsid w:val="00F82C4A"/>
    <w:rsid w:val="00F82E5A"/>
    <w:rsid w:val="00F82EE1"/>
    <w:rsid w:val="00F83555"/>
    <w:rsid w:val="00F8357A"/>
    <w:rsid w:val="00F83AB8"/>
    <w:rsid w:val="00F83CA3"/>
    <w:rsid w:val="00F840A4"/>
    <w:rsid w:val="00F84230"/>
    <w:rsid w:val="00F84416"/>
    <w:rsid w:val="00F84E12"/>
    <w:rsid w:val="00F85756"/>
    <w:rsid w:val="00F85A96"/>
    <w:rsid w:val="00F85C08"/>
    <w:rsid w:val="00F85D0D"/>
    <w:rsid w:val="00F85F32"/>
    <w:rsid w:val="00F86276"/>
    <w:rsid w:val="00F863C8"/>
    <w:rsid w:val="00F86C68"/>
    <w:rsid w:val="00F87495"/>
    <w:rsid w:val="00F87844"/>
    <w:rsid w:val="00F87A90"/>
    <w:rsid w:val="00F903E8"/>
    <w:rsid w:val="00F908DC"/>
    <w:rsid w:val="00F909D6"/>
    <w:rsid w:val="00F90B01"/>
    <w:rsid w:val="00F90E74"/>
    <w:rsid w:val="00F94414"/>
    <w:rsid w:val="00F95787"/>
    <w:rsid w:val="00F9597B"/>
    <w:rsid w:val="00F975DC"/>
    <w:rsid w:val="00F975FA"/>
    <w:rsid w:val="00F97CDD"/>
    <w:rsid w:val="00FA0029"/>
    <w:rsid w:val="00FA025C"/>
    <w:rsid w:val="00FA08D1"/>
    <w:rsid w:val="00FA08D2"/>
    <w:rsid w:val="00FA0B4E"/>
    <w:rsid w:val="00FA1B32"/>
    <w:rsid w:val="00FA1F4C"/>
    <w:rsid w:val="00FA26FE"/>
    <w:rsid w:val="00FA2E28"/>
    <w:rsid w:val="00FA2E92"/>
    <w:rsid w:val="00FA3635"/>
    <w:rsid w:val="00FA3E06"/>
    <w:rsid w:val="00FA43A7"/>
    <w:rsid w:val="00FA52FC"/>
    <w:rsid w:val="00FA5D42"/>
    <w:rsid w:val="00FA621E"/>
    <w:rsid w:val="00FA6A6E"/>
    <w:rsid w:val="00FA6D4F"/>
    <w:rsid w:val="00FA6E9E"/>
    <w:rsid w:val="00FA6F9D"/>
    <w:rsid w:val="00FA704B"/>
    <w:rsid w:val="00FA70C7"/>
    <w:rsid w:val="00FA7BF5"/>
    <w:rsid w:val="00FB01CB"/>
    <w:rsid w:val="00FB078C"/>
    <w:rsid w:val="00FB09D8"/>
    <w:rsid w:val="00FB0A39"/>
    <w:rsid w:val="00FB20ED"/>
    <w:rsid w:val="00FB22D0"/>
    <w:rsid w:val="00FB24C6"/>
    <w:rsid w:val="00FB254A"/>
    <w:rsid w:val="00FB2B62"/>
    <w:rsid w:val="00FB2EED"/>
    <w:rsid w:val="00FB2FC3"/>
    <w:rsid w:val="00FB409D"/>
    <w:rsid w:val="00FB41AA"/>
    <w:rsid w:val="00FB43D7"/>
    <w:rsid w:val="00FB46A2"/>
    <w:rsid w:val="00FB4844"/>
    <w:rsid w:val="00FB49BF"/>
    <w:rsid w:val="00FB5934"/>
    <w:rsid w:val="00FB5D5D"/>
    <w:rsid w:val="00FB5EFF"/>
    <w:rsid w:val="00FB5F67"/>
    <w:rsid w:val="00FB5FA5"/>
    <w:rsid w:val="00FB62E8"/>
    <w:rsid w:val="00FB70DA"/>
    <w:rsid w:val="00FB7282"/>
    <w:rsid w:val="00FB73C8"/>
    <w:rsid w:val="00FB78EB"/>
    <w:rsid w:val="00FB79C0"/>
    <w:rsid w:val="00FB7B7B"/>
    <w:rsid w:val="00FC07F9"/>
    <w:rsid w:val="00FC171B"/>
    <w:rsid w:val="00FC1B21"/>
    <w:rsid w:val="00FC1C44"/>
    <w:rsid w:val="00FC2721"/>
    <w:rsid w:val="00FC3D8B"/>
    <w:rsid w:val="00FC409D"/>
    <w:rsid w:val="00FC4ABA"/>
    <w:rsid w:val="00FC4B68"/>
    <w:rsid w:val="00FC532F"/>
    <w:rsid w:val="00FC5F9F"/>
    <w:rsid w:val="00FC639B"/>
    <w:rsid w:val="00FC6A3F"/>
    <w:rsid w:val="00FC708A"/>
    <w:rsid w:val="00FC7A27"/>
    <w:rsid w:val="00FC7EF1"/>
    <w:rsid w:val="00FD0CDA"/>
    <w:rsid w:val="00FD0FD9"/>
    <w:rsid w:val="00FD14AC"/>
    <w:rsid w:val="00FD31DC"/>
    <w:rsid w:val="00FD3277"/>
    <w:rsid w:val="00FD3845"/>
    <w:rsid w:val="00FD3B0C"/>
    <w:rsid w:val="00FD4064"/>
    <w:rsid w:val="00FD4DBC"/>
    <w:rsid w:val="00FD513B"/>
    <w:rsid w:val="00FD5680"/>
    <w:rsid w:val="00FD58D7"/>
    <w:rsid w:val="00FD5D29"/>
    <w:rsid w:val="00FD629B"/>
    <w:rsid w:val="00FD640F"/>
    <w:rsid w:val="00FD67D2"/>
    <w:rsid w:val="00FD6DA3"/>
    <w:rsid w:val="00FD6DD4"/>
    <w:rsid w:val="00FD736A"/>
    <w:rsid w:val="00FD7A69"/>
    <w:rsid w:val="00FE00C7"/>
    <w:rsid w:val="00FE0A42"/>
    <w:rsid w:val="00FE0CF7"/>
    <w:rsid w:val="00FE1513"/>
    <w:rsid w:val="00FE1A50"/>
    <w:rsid w:val="00FE1DFF"/>
    <w:rsid w:val="00FE1ECD"/>
    <w:rsid w:val="00FE20FE"/>
    <w:rsid w:val="00FE399A"/>
    <w:rsid w:val="00FE4232"/>
    <w:rsid w:val="00FE5D37"/>
    <w:rsid w:val="00FE5EA9"/>
    <w:rsid w:val="00FE6847"/>
    <w:rsid w:val="00FE6C38"/>
    <w:rsid w:val="00FE6CBA"/>
    <w:rsid w:val="00FE6E22"/>
    <w:rsid w:val="00FF0269"/>
    <w:rsid w:val="00FF0897"/>
    <w:rsid w:val="00FF0D6C"/>
    <w:rsid w:val="00FF143A"/>
    <w:rsid w:val="00FF1A83"/>
    <w:rsid w:val="00FF1F80"/>
    <w:rsid w:val="00FF266D"/>
    <w:rsid w:val="00FF28AE"/>
    <w:rsid w:val="00FF365A"/>
    <w:rsid w:val="00FF3F3F"/>
    <w:rsid w:val="00FF429A"/>
    <w:rsid w:val="00FF480D"/>
    <w:rsid w:val="00FF4D0F"/>
    <w:rsid w:val="00FF521C"/>
    <w:rsid w:val="00FF5232"/>
    <w:rsid w:val="00FF53EB"/>
    <w:rsid w:val="00FF5EEA"/>
    <w:rsid w:val="00FF5FB9"/>
    <w:rsid w:val="00FF72F0"/>
    <w:rsid w:val="00FF79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C763F71F-0A0A-4900-AEFF-CE58F553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609D"/>
    <w:rPr>
      <w:sz w:val="20"/>
    </w:rPr>
  </w:style>
  <w:style w:type="paragraph" w:styleId="Heading1">
    <w:name w:val="heading 1"/>
    <w:basedOn w:val="Normal"/>
    <w:next w:val="Normal"/>
    <w:link w:val="Heading1Char"/>
    <w:uiPriority w:val="9"/>
    <w:qFormat/>
    <w:rsid w:val="00614452"/>
    <w:pPr>
      <w:keepNext/>
      <w:keepLines/>
      <w:numPr>
        <w:numId w:val="1"/>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1"/>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1"/>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paragraph" w:customStyle="1" w:styleId="CovFormText">
    <w:name w:val="Cov_Form Text"/>
    <w:basedOn w:val="Header"/>
    <w:rsid w:val="00131413"/>
    <w:pPr>
      <w:tabs>
        <w:tab w:val="clear" w:pos="4680"/>
        <w:tab w:val="clear" w:pos="9360"/>
      </w:tabs>
      <w:spacing w:before="60" w:after="60"/>
    </w:pPr>
    <w:rPr>
      <w:rFonts w:eastAsia="Times New Roman" w:cs="Times New Roman"/>
      <w:noProof/>
      <w:sz w:val="18"/>
      <w:szCs w:val="20"/>
    </w:rPr>
  </w:style>
  <w:style w:type="table" w:customStyle="1" w:styleId="TableGrid11">
    <w:name w:val="Table Grid11"/>
    <w:basedOn w:val="TableNormal"/>
    <w:next w:val="TableGrid"/>
    <w:uiPriority w:val="39"/>
    <w:rsid w:val="00814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7C38B2"/>
    <w:pPr>
      <w:spacing w:line="240" w:lineRule="auto"/>
    </w:pPr>
    <w:rPr>
      <w:szCs w:val="20"/>
    </w:rPr>
  </w:style>
  <w:style w:type="character" w:customStyle="1" w:styleId="CommentTextChar">
    <w:name w:val="Comment Text Char"/>
    <w:basedOn w:val="DefaultParagraphFont"/>
    <w:link w:val="CommentText"/>
    <w:uiPriority w:val="99"/>
    <w:rsid w:val="007C38B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341665782">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606232507">
      <w:bodyDiv w:val="1"/>
      <w:marLeft w:val="0"/>
      <w:marRight w:val="0"/>
      <w:marTop w:val="0"/>
      <w:marBottom w:val="0"/>
      <w:divBdr>
        <w:top w:val="none" w:sz="0" w:space="0" w:color="auto"/>
        <w:left w:val="none" w:sz="0" w:space="0" w:color="auto"/>
        <w:bottom w:val="none" w:sz="0" w:space="0" w:color="auto"/>
        <w:right w:val="none" w:sz="0" w:space="0" w:color="auto"/>
      </w:divBdr>
    </w:div>
    <w:div w:id="719210784">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763192012">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27231080">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006445109">
      <w:bodyDiv w:val="1"/>
      <w:marLeft w:val="0"/>
      <w:marRight w:val="0"/>
      <w:marTop w:val="0"/>
      <w:marBottom w:val="0"/>
      <w:divBdr>
        <w:top w:val="none" w:sz="0" w:space="0" w:color="auto"/>
        <w:left w:val="none" w:sz="0" w:space="0" w:color="auto"/>
        <w:bottom w:val="none" w:sz="0" w:space="0" w:color="auto"/>
        <w:right w:val="none" w:sz="0" w:space="0" w:color="auto"/>
      </w:divBdr>
    </w:div>
    <w:div w:id="1086146207">
      <w:bodyDiv w:val="1"/>
      <w:marLeft w:val="0"/>
      <w:marRight w:val="0"/>
      <w:marTop w:val="0"/>
      <w:marBottom w:val="0"/>
      <w:divBdr>
        <w:top w:val="none" w:sz="0" w:space="0" w:color="auto"/>
        <w:left w:val="none" w:sz="0" w:space="0" w:color="auto"/>
        <w:bottom w:val="none" w:sz="0" w:space="0" w:color="auto"/>
        <w:right w:val="none" w:sz="0" w:space="0" w:color="auto"/>
      </w:divBdr>
    </w:div>
    <w:div w:id="1109817525">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193611968">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412005849">
      <w:bodyDiv w:val="1"/>
      <w:marLeft w:val="0"/>
      <w:marRight w:val="0"/>
      <w:marTop w:val="0"/>
      <w:marBottom w:val="0"/>
      <w:divBdr>
        <w:top w:val="none" w:sz="0" w:space="0" w:color="auto"/>
        <w:left w:val="none" w:sz="0" w:space="0" w:color="auto"/>
        <w:bottom w:val="none" w:sz="0" w:space="0" w:color="auto"/>
        <w:right w:val="none" w:sz="0" w:space="0" w:color="auto"/>
      </w:divBdr>
    </w:div>
    <w:div w:id="1429887162">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29369499">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13322981">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28913364">
      <w:bodyDiv w:val="1"/>
      <w:marLeft w:val="0"/>
      <w:marRight w:val="0"/>
      <w:marTop w:val="0"/>
      <w:marBottom w:val="0"/>
      <w:divBdr>
        <w:top w:val="none" w:sz="0" w:space="0" w:color="auto"/>
        <w:left w:val="none" w:sz="0" w:space="0" w:color="auto"/>
        <w:bottom w:val="none" w:sz="0" w:space="0" w:color="auto"/>
        <w:right w:val="none" w:sz="0" w:space="0" w:color="auto"/>
      </w:divBdr>
    </w:div>
    <w:div w:id="1747150636">
      <w:bodyDiv w:val="1"/>
      <w:marLeft w:val="0"/>
      <w:marRight w:val="0"/>
      <w:marTop w:val="0"/>
      <w:marBottom w:val="0"/>
      <w:divBdr>
        <w:top w:val="none" w:sz="0" w:space="0" w:color="auto"/>
        <w:left w:val="none" w:sz="0" w:space="0" w:color="auto"/>
        <w:bottom w:val="none" w:sz="0" w:space="0" w:color="auto"/>
        <w:right w:val="none" w:sz="0" w:space="0" w:color="auto"/>
      </w:divBdr>
      <w:divsChild>
        <w:div w:id="1592468058">
          <w:marLeft w:val="0"/>
          <w:marRight w:val="0"/>
          <w:marTop w:val="0"/>
          <w:marBottom w:val="0"/>
          <w:divBdr>
            <w:top w:val="none" w:sz="0" w:space="0" w:color="auto"/>
            <w:left w:val="none" w:sz="0" w:space="0" w:color="auto"/>
            <w:bottom w:val="none" w:sz="0" w:space="0" w:color="auto"/>
            <w:right w:val="none" w:sz="0" w:space="0" w:color="auto"/>
          </w:divBdr>
        </w:div>
        <w:div w:id="1558933982">
          <w:marLeft w:val="0"/>
          <w:marRight w:val="0"/>
          <w:marTop w:val="0"/>
          <w:marBottom w:val="0"/>
          <w:divBdr>
            <w:top w:val="none" w:sz="0" w:space="0" w:color="auto"/>
            <w:left w:val="none" w:sz="0" w:space="0" w:color="auto"/>
            <w:bottom w:val="none" w:sz="0" w:space="0" w:color="auto"/>
            <w:right w:val="none" w:sz="0" w:space="0" w:color="auto"/>
          </w:divBdr>
        </w:div>
        <w:div w:id="1859198420">
          <w:marLeft w:val="0"/>
          <w:marRight w:val="0"/>
          <w:marTop w:val="0"/>
          <w:marBottom w:val="0"/>
          <w:divBdr>
            <w:top w:val="none" w:sz="0" w:space="0" w:color="auto"/>
            <w:left w:val="none" w:sz="0" w:space="0" w:color="auto"/>
            <w:bottom w:val="none" w:sz="0" w:space="0" w:color="auto"/>
            <w:right w:val="none" w:sz="0" w:space="0" w:color="auto"/>
          </w:divBdr>
        </w:div>
      </w:divsChild>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834947038">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 w:id="1989285917">
      <w:bodyDiv w:val="1"/>
      <w:marLeft w:val="0"/>
      <w:marRight w:val="0"/>
      <w:marTop w:val="0"/>
      <w:marBottom w:val="0"/>
      <w:divBdr>
        <w:top w:val="none" w:sz="0" w:space="0" w:color="auto"/>
        <w:left w:val="none" w:sz="0" w:space="0" w:color="auto"/>
        <w:bottom w:val="none" w:sz="0" w:space="0" w:color="auto"/>
        <w:right w:val="none" w:sz="0" w:space="0" w:color="auto"/>
      </w:divBdr>
      <w:divsChild>
        <w:div w:id="586770397">
          <w:marLeft w:val="0"/>
          <w:marRight w:val="0"/>
          <w:marTop w:val="0"/>
          <w:marBottom w:val="0"/>
          <w:divBdr>
            <w:top w:val="none" w:sz="0" w:space="0" w:color="auto"/>
            <w:left w:val="none" w:sz="0" w:space="0" w:color="auto"/>
            <w:bottom w:val="none" w:sz="0" w:space="0" w:color="auto"/>
            <w:right w:val="none" w:sz="0" w:space="0" w:color="auto"/>
          </w:divBdr>
        </w:div>
        <w:div w:id="878736789">
          <w:marLeft w:val="0"/>
          <w:marRight w:val="0"/>
          <w:marTop w:val="0"/>
          <w:marBottom w:val="0"/>
          <w:divBdr>
            <w:top w:val="none" w:sz="0" w:space="0" w:color="auto"/>
            <w:left w:val="none" w:sz="0" w:space="0" w:color="auto"/>
            <w:bottom w:val="none" w:sz="0" w:space="0" w:color="auto"/>
            <w:right w:val="none" w:sz="0" w:space="0" w:color="auto"/>
          </w:divBdr>
        </w:div>
      </w:divsChild>
    </w:div>
    <w:div w:id="2032148394">
      <w:bodyDiv w:val="1"/>
      <w:marLeft w:val="0"/>
      <w:marRight w:val="0"/>
      <w:marTop w:val="0"/>
      <w:marBottom w:val="0"/>
      <w:divBdr>
        <w:top w:val="none" w:sz="0" w:space="0" w:color="auto"/>
        <w:left w:val="none" w:sz="0" w:space="0" w:color="auto"/>
        <w:bottom w:val="none" w:sz="0" w:space="0" w:color="auto"/>
        <w:right w:val="none" w:sz="0" w:space="0" w:color="auto"/>
      </w:divBdr>
    </w:div>
    <w:div w:id="2038964183">
      <w:bodyDiv w:val="1"/>
      <w:marLeft w:val="0"/>
      <w:marRight w:val="0"/>
      <w:marTop w:val="0"/>
      <w:marBottom w:val="0"/>
      <w:divBdr>
        <w:top w:val="none" w:sz="0" w:space="0" w:color="auto"/>
        <w:left w:val="none" w:sz="0" w:space="0" w:color="auto"/>
        <w:bottom w:val="none" w:sz="0" w:space="0" w:color="auto"/>
        <w:right w:val="none" w:sz="0" w:space="0" w:color="auto"/>
      </w:divBdr>
    </w:div>
    <w:div w:id="210426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B6C20C-A10D-4B32-8062-4310837C1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1709</TotalTime>
  <Pages>8</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Packaging Line and FG Store Traceability System-Phase 1</vt:lpstr>
    </vt:vector>
  </TitlesOfParts>
  <Company>Microtek International Pvt. Ltd Teams</Company>
  <LinksUpToDate>false</LinksUpToDate>
  <CharactersWithSpaces>6396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Packaging Line and FG Store Traceability System-Phase 1</dc:title>
  <dc:subject>SOFTWARE SPECIFICATION dOCUMENT (srs)</dc:subject>
  <dc:creator>SUBMITTED BY:</dc:creator>
  <cp:keywords/>
  <dc:description/>
  <cp:lastModifiedBy>Microsoft account</cp:lastModifiedBy>
  <cp:revision>100</cp:revision>
  <cp:lastPrinted>2021-08-09T07:24:00Z</cp:lastPrinted>
  <dcterms:created xsi:type="dcterms:W3CDTF">2022-06-20T10:39:00Z</dcterms:created>
  <dcterms:modified xsi:type="dcterms:W3CDTF">2022-06-29T13:02:00Z</dcterms:modified>
  <cp:category>SUBMITTED BY:</cp:category>
</cp:coreProperties>
</file>